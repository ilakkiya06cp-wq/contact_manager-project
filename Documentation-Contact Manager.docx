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FD89" w14:textId="47C19313" w:rsidR="00546152" w:rsidRPr="006628C6" w:rsidRDefault="00546152" w:rsidP="00546152">
      <w:pPr>
        <w:spacing w:before="120" w:after="120" w:line="336" w:lineRule="auto"/>
        <w:rPr>
          <w:sz w:val="48"/>
          <w:szCs w:val="48"/>
        </w:rPr>
      </w:pPr>
      <w:r w:rsidRPr="00D442C2">
        <w:rPr>
          <w:rFonts w:ascii="Canva Sans Bold" w:eastAsia="Canva Sans Bold" w:hAnsi="Canva Sans Bold" w:cs="Canva Sans Bold"/>
          <w:b/>
          <w:bCs/>
          <w:color w:val="000000"/>
          <w:sz w:val="56"/>
          <w:szCs w:val="56"/>
        </w:rPr>
        <w:t xml:space="preserve">  </w:t>
      </w:r>
      <w:r w:rsidR="006628C6">
        <w:rPr>
          <w:rFonts w:ascii="Canva Sans Bold" w:eastAsia="Canva Sans Bold" w:hAnsi="Canva Sans Bold" w:cs="Canva Sans Bold"/>
          <w:b/>
          <w:bCs/>
          <w:color w:val="000000"/>
          <w:sz w:val="56"/>
          <w:szCs w:val="56"/>
        </w:rPr>
        <w:t xml:space="preserve">      </w:t>
      </w:r>
      <w:r w:rsidR="008B7B9B">
        <w:rPr>
          <w:rFonts w:ascii="Canva Sans Bold" w:eastAsia="Canva Sans Bold" w:hAnsi="Canva Sans Bold" w:cs="Canva Sans Bold"/>
          <w:b/>
          <w:bCs/>
          <w:color w:val="000000"/>
          <w:sz w:val="56"/>
          <w:szCs w:val="56"/>
        </w:rPr>
        <w:t xml:space="preserve"> </w:t>
      </w:r>
      <w:r w:rsidR="007E360B" w:rsidRPr="006628C6">
        <w:rPr>
          <w:rFonts w:ascii="Canva Sans Bold" w:eastAsia="Canva Sans Bold" w:hAnsi="Canva Sans Bold" w:cs="Canva Sans Bold"/>
          <w:b/>
          <w:bCs/>
          <w:color w:val="000000"/>
          <w:sz w:val="48"/>
          <w:szCs w:val="48"/>
        </w:rPr>
        <w:t xml:space="preserve">Backend </w:t>
      </w:r>
      <w:r w:rsidRPr="006628C6">
        <w:rPr>
          <w:rFonts w:ascii="Canva Sans Bold" w:eastAsia="Canva Sans Bold" w:hAnsi="Canva Sans Bold" w:cs="Canva Sans Bold"/>
          <w:b/>
          <w:bCs/>
          <w:color w:val="000000"/>
          <w:sz w:val="48"/>
          <w:szCs w:val="48"/>
        </w:rPr>
        <w:t xml:space="preserve">Project Documentation </w:t>
      </w:r>
    </w:p>
    <w:p w14:paraId="1DD85B3F" w14:textId="77777777" w:rsidR="00546152" w:rsidRDefault="00546152" w:rsidP="00546152">
      <w:pPr>
        <w:spacing w:before="120" w:after="120" w:line="336" w:lineRule="auto"/>
      </w:pPr>
      <w:r>
        <w:rPr>
          <w:rFonts w:ascii="Canva Sans Bold" w:eastAsia="Canva Sans Bold" w:hAnsi="Canva Sans Bold" w:cs="Canva Sans Bold"/>
          <w:b/>
          <w:bCs/>
          <w:color w:val="000000"/>
          <w:sz w:val="48"/>
          <w:szCs w:val="48"/>
        </w:rPr>
        <w:t xml:space="preserve"> </w:t>
      </w:r>
    </w:p>
    <w:p w14:paraId="103137A3" w14:textId="77777777" w:rsidR="00546152" w:rsidRDefault="00546152" w:rsidP="00546152">
      <w:pPr>
        <w:spacing w:before="120" w:after="120" w:line="336" w:lineRule="auto"/>
        <w:ind w:firstLine="480"/>
        <w:rPr>
          <w:rFonts w:ascii="Canva Sans Bold" w:eastAsia="Canva Sans Bold" w:hAnsi="Canva Sans Bold" w:cs="Canva Sans Bold"/>
          <w:b/>
          <w:bCs/>
          <w:color w:val="00167A"/>
          <w:sz w:val="48"/>
          <w:szCs w:val="48"/>
          <w:u w:val="single" w:color="00167A"/>
        </w:rPr>
      </w:pPr>
      <w:r w:rsidRPr="009A7478">
        <w:rPr>
          <w:rFonts w:ascii="Canva Sans Bold" w:eastAsia="Canva Sans Bold" w:hAnsi="Canva Sans Bold" w:cs="Canva Sans Bold"/>
          <w:b/>
          <w:bCs/>
          <w:color w:val="000000"/>
          <w:sz w:val="48"/>
          <w:szCs w:val="48"/>
        </w:rPr>
        <w:t xml:space="preserve">      </w:t>
      </w:r>
      <w:r w:rsidRPr="009A7478">
        <w:rPr>
          <w:rFonts w:ascii="Canva Sans Bold" w:eastAsia="Canva Sans Bold" w:hAnsi="Canva Sans Bold" w:cs="Canva Sans Bold"/>
          <w:b/>
          <w:bCs/>
          <w:color w:val="00167A"/>
          <w:sz w:val="48"/>
          <w:szCs w:val="48"/>
        </w:rPr>
        <w:t xml:space="preserve"> </w:t>
      </w:r>
      <w:r w:rsidRPr="009A7478">
        <w:rPr>
          <w:rFonts w:ascii="Canva Sans Bold" w:eastAsia="Canva Sans Bold" w:hAnsi="Canva Sans Bold" w:cs="Canva Sans Bold"/>
          <w:b/>
          <w:bCs/>
          <w:color w:val="00167A"/>
          <w:sz w:val="48"/>
          <w:szCs w:val="48"/>
          <w:u w:val="single" w:color="00167A"/>
        </w:rPr>
        <w:t xml:space="preserve"> </w:t>
      </w:r>
      <w:r w:rsidRPr="009A7478">
        <w:rPr>
          <w:rFonts w:ascii="Canva Sans Bold" w:eastAsia="Canva Sans Bold" w:hAnsi="Canva Sans Bold" w:cs="Canva Sans Bold"/>
          <w:b/>
          <w:bCs/>
          <w:color w:val="00167A"/>
          <w:spacing w:val="1"/>
          <w:sz w:val="48"/>
          <w:szCs w:val="48"/>
          <w:u w:val="single" w:color="00167A"/>
        </w:rPr>
        <w:t>Project Title</w:t>
      </w:r>
      <w:r w:rsidRPr="009A7478">
        <w:rPr>
          <w:rFonts w:ascii="Canva Sans Bold" w:eastAsia="Canva Sans Bold" w:hAnsi="Canva Sans Bold" w:cs="Canva Sans Bold"/>
          <w:b/>
          <w:bCs/>
          <w:color w:val="00167A"/>
          <w:sz w:val="48"/>
          <w:szCs w:val="48"/>
          <w:u w:val="single" w:color="00167A"/>
        </w:rPr>
        <w:t xml:space="preserve">: Contact Manager  </w:t>
      </w:r>
    </w:p>
    <w:p w14:paraId="19626B35" w14:textId="77777777" w:rsidR="004A21EC" w:rsidRPr="009A7478" w:rsidRDefault="004A21EC" w:rsidP="00546152">
      <w:pPr>
        <w:spacing w:before="120" w:after="120" w:line="336" w:lineRule="auto"/>
        <w:ind w:firstLine="480"/>
        <w:rPr>
          <w:sz w:val="48"/>
          <w:szCs w:val="48"/>
        </w:rPr>
      </w:pPr>
    </w:p>
    <w:p w14:paraId="10721DAA" w14:textId="6F29C9AF" w:rsidR="00546152" w:rsidRPr="00ED4119" w:rsidRDefault="00546152" w:rsidP="00546152">
      <w:pPr>
        <w:spacing w:before="120" w:after="120" w:line="336" w:lineRule="auto"/>
        <w:rPr>
          <w:ins w:id="0" w:author="Microsoft Word" w:date="2026-03-07T17:10:00Z" w16du:dateUtc="2026-03-07T11:40:00Z"/>
          <w:rFonts w:ascii="Canva Sans Bold" w:eastAsia="Canva Sans Bold" w:hAnsi="Canva Sans Bold" w:cs="Canva Sans Bold"/>
          <w:b/>
          <w:bCs/>
          <w:color w:val="0D0D0D" w:themeColor="text1" w:themeTint="F2"/>
          <w:sz w:val="36"/>
          <w:szCs w:val="36"/>
          <w:u w:color="1800AD"/>
        </w:rPr>
      </w:pPr>
      <w:r w:rsidRPr="007E360B">
        <w:rPr>
          <w:rFonts w:ascii="Canva Sans Bold" w:eastAsia="Canva Sans Bold" w:hAnsi="Canva Sans Bold" w:cs="Canva Sans Bold"/>
          <w:b/>
          <w:bCs/>
          <w:color w:val="77206D" w:themeColor="accent5" w:themeShade="BF"/>
          <w:sz w:val="40"/>
          <w:szCs w:val="40"/>
          <w:u w:color="1800AD"/>
        </w:rPr>
        <w:t xml:space="preserve">    </w:t>
      </w:r>
      <w:r w:rsidR="00512E8B" w:rsidRPr="007E360B">
        <w:rPr>
          <w:rFonts w:ascii="Canva Sans Bold" w:eastAsia="Canva Sans Bold" w:hAnsi="Canva Sans Bold" w:cs="Canva Sans Bold"/>
          <w:b/>
          <w:bCs/>
          <w:color w:val="77206D" w:themeColor="accent5" w:themeShade="BF"/>
          <w:sz w:val="40"/>
          <w:szCs w:val="40"/>
          <w:u w:color="1800AD"/>
        </w:rPr>
        <w:t xml:space="preserve"> </w:t>
      </w:r>
      <w:r w:rsidR="006628C6">
        <w:rPr>
          <w:rFonts w:ascii="Canva Sans Bold" w:eastAsia="Canva Sans Bold" w:hAnsi="Canva Sans Bold" w:cs="Canva Sans Bold"/>
          <w:b/>
          <w:bCs/>
          <w:color w:val="77206D" w:themeColor="accent5" w:themeShade="BF"/>
          <w:sz w:val="40"/>
          <w:szCs w:val="40"/>
          <w:u w:color="1800AD"/>
        </w:rPr>
        <w:t xml:space="preserve"> </w:t>
      </w:r>
      <w:r w:rsidR="00512E8B" w:rsidRPr="007E360B">
        <w:rPr>
          <w:rFonts w:ascii="Canva Sans Bold" w:eastAsia="Canva Sans Bold" w:hAnsi="Canva Sans Bold" w:cs="Canva Sans Bold"/>
          <w:b/>
          <w:bCs/>
          <w:color w:val="77206D" w:themeColor="accent5" w:themeShade="BF"/>
          <w:sz w:val="40"/>
          <w:szCs w:val="40"/>
          <w:u w:color="1800AD"/>
        </w:rPr>
        <w:t>Team ID:</w:t>
      </w:r>
      <w:r w:rsidR="002916DD" w:rsidRPr="002916DD">
        <w:rPr>
          <w:rFonts w:ascii="Canva Sans Bold" w:eastAsia="Canva Sans Bold" w:hAnsi="Canva Sans Bold" w:cs="Canva Sans Bold"/>
          <w:b/>
          <w:bCs/>
          <w:color w:val="0D0D0D" w:themeColor="text1" w:themeTint="F2"/>
          <w:sz w:val="36"/>
          <w:szCs w:val="36"/>
          <w:u w:color="1800AD"/>
        </w:rPr>
        <w:t xml:space="preserve"> </w:t>
      </w:r>
      <w:r w:rsidR="00ED4119" w:rsidRPr="00ED4119">
        <w:rPr>
          <w:rFonts w:ascii="Canva Sans Bold" w:eastAsia="Canva Sans Bold" w:hAnsi="Canva Sans Bold" w:cs="Canva Sans Bold"/>
          <w:b/>
          <w:bCs/>
          <w:color w:val="0D0D0D" w:themeColor="text1" w:themeTint="F2"/>
          <w:sz w:val="36"/>
          <w:szCs w:val="36"/>
          <w:u w:color="1800AD"/>
        </w:rPr>
        <w:t>69a713cbfa5736d932f61909</w:t>
      </w:r>
    </w:p>
    <w:p w14:paraId="04E8BFFA" w14:textId="77777777" w:rsidR="00546152" w:rsidRPr="009A7478" w:rsidRDefault="00546152" w:rsidP="00546152">
      <w:pPr>
        <w:spacing w:before="120" w:after="120" w:line="336" w:lineRule="auto"/>
        <w:rPr>
          <w:color w:val="77206D" w:themeColor="accent5" w:themeShade="BF"/>
        </w:rPr>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4910BC"/>
        </w:rPr>
        <w:t xml:space="preserve">  </w:t>
      </w:r>
      <w:r>
        <w:rPr>
          <w:rFonts w:ascii="Canva Sans Bold" w:eastAsia="Canva Sans Bold" w:hAnsi="Canva Sans Bold" w:cs="Canva Sans Bold"/>
          <w:b/>
          <w:bCs/>
          <w:color w:val="4910BC"/>
          <w:sz w:val="34"/>
          <w:szCs w:val="34"/>
        </w:rPr>
        <w:t xml:space="preserve">  </w:t>
      </w:r>
      <w:r w:rsidRPr="009A7478">
        <w:rPr>
          <w:rFonts w:ascii="Canva Sans Bold" w:eastAsia="Canva Sans Bold" w:hAnsi="Canva Sans Bold" w:cs="Canva Sans Bold"/>
          <w:b/>
          <w:bCs/>
          <w:color w:val="77206D" w:themeColor="accent5" w:themeShade="BF"/>
          <w:sz w:val="38"/>
          <w:szCs w:val="38"/>
        </w:rPr>
        <w:t>Team Leader:</w:t>
      </w:r>
      <w:r w:rsidRPr="009A7478">
        <w:rPr>
          <w:rFonts w:ascii="Canva Sans Bold" w:eastAsia="Canva Sans Bold" w:hAnsi="Canva Sans Bold" w:cs="Canva Sans Bold"/>
          <w:b/>
          <w:bCs/>
          <w:color w:val="77206D" w:themeColor="accent5" w:themeShade="BF"/>
          <w:sz w:val="34"/>
          <w:szCs w:val="34"/>
        </w:rPr>
        <w:t xml:space="preserve">  </w:t>
      </w:r>
    </w:p>
    <w:p w14:paraId="70199CA7" w14:textId="2AC130EA" w:rsidR="00546152" w:rsidRDefault="00546152" w:rsidP="00546152">
      <w:pPr>
        <w:spacing w:before="120" w:after="120" w:line="336" w:lineRule="auto"/>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26"/>
          <w:szCs w:val="26"/>
        </w:rPr>
        <w:t xml:space="preserve">  C</w:t>
      </w:r>
      <w:r w:rsidR="002916DD">
        <w:rPr>
          <w:rFonts w:ascii="Canva Sans Bold" w:eastAsia="Canva Sans Bold" w:hAnsi="Canva Sans Bold" w:cs="Canva Sans Bold"/>
          <w:b/>
          <w:bCs/>
          <w:color w:val="000000"/>
          <w:sz w:val="26"/>
          <w:szCs w:val="26"/>
        </w:rPr>
        <w:t xml:space="preserve">. </w:t>
      </w:r>
      <w:r>
        <w:rPr>
          <w:rFonts w:ascii="Canva Sans Bold" w:eastAsia="Canva Sans Bold" w:hAnsi="Canva Sans Bold" w:cs="Canva Sans Bold"/>
          <w:b/>
          <w:bCs/>
          <w:color w:val="000000"/>
          <w:sz w:val="26"/>
          <w:szCs w:val="26"/>
        </w:rPr>
        <w:t xml:space="preserve">ILAKKIYA (Coding &amp;Output) </w:t>
      </w:r>
    </w:p>
    <w:p w14:paraId="219BB3C6"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ilakkiya06cp@gmail.com </w:t>
      </w:r>
    </w:p>
    <w:p w14:paraId="6D4C6534" w14:textId="77777777" w:rsidR="00546152" w:rsidRPr="009A7478" w:rsidRDefault="00546152" w:rsidP="00546152">
      <w:pPr>
        <w:spacing w:before="120" w:after="120" w:line="336" w:lineRule="auto"/>
        <w:rPr>
          <w:color w:val="77206D" w:themeColor="accent5" w:themeShade="BF"/>
        </w:rPr>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32"/>
          <w:szCs w:val="32"/>
        </w:rPr>
        <w:t xml:space="preserve">  </w:t>
      </w:r>
      <w:r>
        <w:rPr>
          <w:rFonts w:ascii="Canva Sans Bold" w:eastAsia="Canva Sans Bold" w:hAnsi="Canva Sans Bold" w:cs="Canva Sans Bold"/>
          <w:b/>
          <w:bCs/>
          <w:color w:val="4910BC"/>
          <w:sz w:val="32"/>
          <w:szCs w:val="32"/>
        </w:rPr>
        <w:t xml:space="preserve"> </w:t>
      </w:r>
      <w:r w:rsidRPr="009A7478">
        <w:rPr>
          <w:rFonts w:ascii="Canva Sans Bold" w:eastAsia="Canva Sans Bold" w:hAnsi="Canva Sans Bold" w:cs="Canva Sans Bold"/>
          <w:b/>
          <w:bCs/>
          <w:color w:val="77206D" w:themeColor="accent5" w:themeShade="BF"/>
          <w:sz w:val="36"/>
          <w:szCs w:val="36"/>
        </w:rPr>
        <w:t xml:space="preserve">Team Members: </w:t>
      </w:r>
    </w:p>
    <w:p w14:paraId="26D37786" w14:textId="77777777" w:rsidR="00546152" w:rsidRDefault="00546152" w:rsidP="00546152">
      <w:pPr>
        <w:spacing w:before="120" w:after="120" w:line="336" w:lineRule="auto"/>
        <w:ind w:left="2280"/>
      </w:pPr>
      <w:r>
        <w:rPr>
          <w:rFonts w:ascii="Canva Sans Bold" w:eastAsia="Canva Sans Bold" w:hAnsi="Canva Sans Bold" w:cs="Canva Sans Bold"/>
          <w:b/>
          <w:bCs/>
          <w:color w:val="000000"/>
          <w:sz w:val="26"/>
          <w:szCs w:val="26"/>
        </w:rPr>
        <w:t xml:space="preserve">Z. DHIVEYASREE (Documentation) </w:t>
      </w:r>
    </w:p>
    <w:p w14:paraId="199D1E6F" w14:textId="77777777" w:rsidR="00546152" w:rsidRDefault="00546152" w:rsidP="00546152">
      <w:pPr>
        <w:spacing w:before="120" w:after="120" w:line="336" w:lineRule="auto"/>
        <w:ind w:left="3000"/>
      </w:pPr>
      <w:r>
        <w:rPr>
          <w:rFonts w:ascii="Canva Sans Bold" w:eastAsia="Canva Sans Bold" w:hAnsi="Canva Sans Bold" w:cs="Canva Sans Bold"/>
          <w:b/>
          <w:bCs/>
          <w:color w:val="000000"/>
          <w:sz w:val="26"/>
          <w:szCs w:val="26"/>
        </w:rPr>
        <w:t xml:space="preserve">krishnaraj2102@gmail.com </w:t>
      </w:r>
    </w:p>
    <w:p w14:paraId="3BA53821"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p>
    <w:p w14:paraId="4C671F7B" w14:textId="6E1BD4FE" w:rsidR="00546152" w:rsidRDefault="00546152" w:rsidP="00546152">
      <w:pPr>
        <w:spacing w:before="120" w:after="120" w:line="336" w:lineRule="auto"/>
        <w:ind w:left="2280"/>
      </w:pPr>
      <w:r>
        <w:rPr>
          <w:rFonts w:ascii="Canva Sans Bold" w:eastAsia="Canva Sans Bold" w:hAnsi="Canva Sans Bold" w:cs="Canva Sans Bold"/>
          <w:b/>
          <w:bCs/>
          <w:color w:val="000000"/>
          <w:sz w:val="26"/>
          <w:szCs w:val="26"/>
        </w:rPr>
        <w:t xml:space="preserve">S. ESTHERRANI </w:t>
      </w:r>
      <w:r w:rsidR="002916DD">
        <w:rPr>
          <w:rFonts w:ascii="Canva Sans Bold" w:eastAsia="Canva Sans Bold" w:hAnsi="Canva Sans Bold" w:cs="Canva Sans Bold"/>
          <w:b/>
          <w:bCs/>
          <w:color w:val="000000"/>
          <w:sz w:val="26"/>
          <w:szCs w:val="26"/>
        </w:rPr>
        <w:t>(</w:t>
      </w:r>
      <w:r w:rsidR="001711E1">
        <w:rPr>
          <w:rFonts w:ascii="Canva Sans Bold" w:eastAsia="Canva Sans Bold" w:hAnsi="Canva Sans Bold" w:cs="Canva Sans Bold"/>
          <w:b/>
          <w:bCs/>
          <w:color w:val="000000"/>
          <w:sz w:val="26"/>
          <w:szCs w:val="26"/>
        </w:rPr>
        <w:t>Demo v</w:t>
      </w:r>
      <w:r w:rsidR="006A3325">
        <w:rPr>
          <w:rFonts w:ascii="Canva Sans Bold" w:eastAsia="Canva Sans Bold" w:hAnsi="Canva Sans Bold" w:cs="Canva Sans Bold"/>
          <w:b/>
          <w:bCs/>
          <w:color w:val="000000"/>
          <w:sz w:val="26"/>
          <w:szCs w:val="26"/>
        </w:rPr>
        <w:t>i</w:t>
      </w:r>
      <w:r w:rsidR="001711E1">
        <w:rPr>
          <w:rFonts w:ascii="Canva Sans Bold" w:eastAsia="Canva Sans Bold" w:hAnsi="Canva Sans Bold" w:cs="Canva Sans Bold"/>
          <w:b/>
          <w:bCs/>
          <w:color w:val="000000"/>
          <w:sz w:val="26"/>
          <w:szCs w:val="26"/>
        </w:rPr>
        <w:t>d</w:t>
      </w:r>
      <w:r w:rsidR="006A3325">
        <w:rPr>
          <w:rFonts w:ascii="Canva Sans Bold" w:eastAsia="Canva Sans Bold" w:hAnsi="Canva Sans Bold" w:cs="Canva Sans Bold"/>
          <w:b/>
          <w:bCs/>
          <w:color w:val="000000"/>
          <w:sz w:val="26"/>
          <w:szCs w:val="26"/>
        </w:rPr>
        <w:t>e</w:t>
      </w:r>
      <w:r w:rsidR="001711E1">
        <w:rPr>
          <w:rFonts w:ascii="Canva Sans Bold" w:eastAsia="Canva Sans Bold" w:hAnsi="Canva Sans Bold" w:cs="Canva Sans Bold"/>
          <w:b/>
          <w:bCs/>
          <w:color w:val="000000"/>
          <w:sz w:val="26"/>
          <w:szCs w:val="26"/>
        </w:rPr>
        <w:t>o</w:t>
      </w:r>
      <w:r w:rsidR="002916DD">
        <w:rPr>
          <w:rFonts w:ascii="Canva Sans Bold" w:eastAsia="Canva Sans Bold" w:hAnsi="Canva Sans Bold" w:cs="Canva Sans Bold"/>
          <w:b/>
          <w:bCs/>
          <w:color w:val="000000"/>
          <w:sz w:val="26"/>
          <w:szCs w:val="26"/>
        </w:rPr>
        <w:t>)</w:t>
      </w:r>
    </w:p>
    <w:p w14:paraId="2B2F9531" w14:textId="77777777" w:rsidR="00546152" w:rsidRDefault="00546152" w:rsidP="00546152">
      <w:pPr>
        <w:spacing w:before="120" w:after="120" w:line="336" w:lineRule="auto"/>
        <w:ind w:left="3000"/>
      </w:pPr>
      <w:r>
        <w:rPr>
          <w:rFonts w:ascii="Canva Sans Bold" w:eastAsia="Canva Sans Bold" w:hAnsi="Canva Sans Bold" w:cs="Canva Sans Bold"/>
          <w:b/>
          <w:bCs/>
          <w:color w:val="000000"/>
          <w:sz w:val="26"/>
          <w:szCs w:val="26"/>
        </w:rPr>
        <w:t xml:space="preserve">esther03058@gmail.com </w:t>
      </w:r>
    </w:p>
    <w:p w14:paraId="5B7B34AB"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p>
    <w:p w14:paraId="20A062FC" w14:textId="5CBCC1A6" w:rsidR="00546152" w:rsidRDefault="00546152" w:rsidP="00546152">
      <w:pPr>
        <w:spacing w:before="120" w:after="120" w:line="336" w:lineRule="auto"/>
        <w:ind w:left="2280"/>
      </w:pPr>
      <w:r>
        <w:rPr>
          <w:rFonts w:ascii="Canva Sans Bold" w:eastAsia="Canva Sans Bold" w:hAnsi="Canva Sans Bold" w:cs="Canva Sans Bold"/>
          <w:b/>
          <w:bCs/>
          <w:color w:val="000000"/>
          <w:sz w:val="26"/>
          <w:szCs w:val="26"/>
        </w:rPr>
        <w:t>NV. JAYADHARSHANI (</w:t>
      </w:r>
      <w:r w:rsidR="00E87930">
        <w:rPr>
          <w:rFonts w:ascii="Canva Sans Bold" w:eastAsia="Canva Sans Bold" w:hAnsi="Canva Sans Bold" w:cs="Canva Sans Bold"/>
          <w:b/>
          <w:bCs/>
          <w:color w:val="000000"/>
          <w:sz w:val="26"/>
          <w:szCs w:val="26"/>
        </w:rPr>
        <w:t>PowerPoint</w:t>
      </w:r>
      <w:r>
        <w:rPr>
          <w:rFonts w:ascii="Canva Sans Bold" w:eastAsia="Canva Sans Bold" w:hAnsi="Canva Sans Bold" w:cs="Canva Sans Bold"/>
          <w:b/>
          <w:bCs/>
          <w:color w:val="000000"/>
          <w:sz w:val="26"/>
          <w:szCs w:val="26"/>
        </w:rPr>
        <w:t xml:space="preserve">) </w:t>
      </w:r>
    </w:p>
    <w:p w14:paraId="44020F60" w14:textId="77777777" w:rsidR="00546152" w:rsidRDefault="00546152" w:rsidP="00546152">
      <w:pPr>
        <w:spacing w:before="120" w:after="120" w:line="336" w:lineRule="auto"/>
        <w:ind w:left="3000"/>
      </w:pPr>
      <w:r>
        <w:rPr>
          <w:rFonts w:ascii="Canva Sans Bold" w:eastAsia="Canva Sans Bold" w:hAnsi="Canva Sans Bold" w:cs="Canva Sans Bold"/>
          <w:b/>
          <w:bCs/>
          <w:color w:val="000000"/>
          <w:sz w:val="26"/>
          <w:szCs w:val="26"/>
        </w:rPr>
        <w:t xml:space="preserve">dharshine47@gmail.com </w:t>
      </w:r>
    </w:p>
    <w:p w14:paraId="1E14A7B3"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p>
    <w:p w14:paraId="19723EFE" w14:textId="6F171DF7" w:rsidR="00546152" w:rsidRDefault="00546152" w:rsidP="00546152">
      <w:pPr>
        <w:spacing w:before="120" w:after="120" w:line="336" w:lineRule="auto"/>
        <w:ind w:left="2280"/>
      </w:pPr>
      <w:r>
        <w:rPr>
          <w:rFonts w:ascii="Canva Sans Bold" w:eastAsia="Canva Sans Bold" w:hAnsi="Canva Sans Bold" w:cs="Canva Sans Bold"/>
          <w:b/>
          <w:bCs/>
          <w:color w:val="000000"/>
          <w:sz w:val="26"/>
          <w:szCs w:val="26"/>
        </w:rPr>
        <w:t>K. YAMINI (</w:t>
      </w:r>
      <w:r w:rsidR="006A3325">
        <w:rPr>
          <w:rFonts w:ascii="Canva Sans Bold" w:eastAsia="Canva Sans Bold" w:hAnsi="Canva Sans Bold" w:cs="Canva Sans Bold"/>
          <w:b/>
          <w:bCs/>
          <w:color w:val="000000"/>
          <w:sz w:val="26"/>
          <w:szCs w:val="26"/>
        </w:rPr>
        <w:t>V</w:t>
      </w:r>
      <w:r w:rsidR="00E87930">
        <w:rPr>
          <w:rFonts w:ascii="Canva Sans Bold" w:eastAsia="Canva Sans Bold" w:hAnsi="Canva Sans Bold" w:cs="Canva Sans Bold"/>
          <w:b/>
          <w:bCs/>
          <w:color w:val="000000"/>
          <w:sz w:val="26"/>
          <w:szCs w:val="26"/>
        </w:rPr>
        <w:t>ideo edit</w:t>
      </w:r>
      <w:r w:rsidR="006A3325">
        <w:rPr>
          <w:rFonts w:ascii="Canva Sans Bold" w:eastAsia="Canva Sans Bold" w:hAnsi="Canva Sans Bold" w:cs="Canva Sans Bold"/>
          <w:b/>
          <w:bCs/>
          <w:color w:val="000000"/>
          <w:sz w:val="26"/>
          <w:szCs w:val="26"/>
        </w:rPr>
        <w:t>or</w:t>
      </w:r>
      <w:r>
        <w:rPr>
          <w:rFonts w:ascii="Canva Sans Bold" w:eastAsia="Canva Sans Bold" w:hAnsi="Canva Sans Bold" w:cs="Canva Sans Bold"/>
          <w:b/>
          <w:bCs/>
          <w:color w:val="000000"/>
          <w:sz w:val="26"/>
          <w:szCs w:val="26"/>
        </w:rPr>
        <w:t xml:space="preserve">) </w:t>
      </w:r>
    </w:p>
    <w:p w14:paraId="4EE75C42" w14:textId="77777777" w:rsidR="00546152" w:rsidRDefault="00546152" w:rsidP="00546152">
      <w:pPr>
        <w:spacing w:before="120" w:after="120" w:line="336" w:lineRule="auto"/>
        <w:ind w:left="3000"/>
      </w:pPr>
      <w:r>
        <w:rPr>
          <w:rFonts w:ascii="Canva Sans Bold" w:eastAsia="Canva Sans Bold" w:hAnsi="Canva Sans Bold" w:cs="Canva Sans Bold"/>
          <w:b/>
          <w:bCs/>
          <w:color w:val="000000"/>
          <w:sz w:val="26"/>
          <w:szCs w:val="26"/>
        </w:rPr>
        <w:t xml:space="preserve"> yaminiyashni@gmail.com </w:t>
      </w:r>
    </w:p>
    <w:p w14:paraId="2B09C6C6" w14:textId="77777777" w:rsidR="004A21EC" w:rsidRDefault="00546152" w:rsidP="00546152">
      <w:pPr>
        <w:spacing w:before="120" w:after="120" w:line="336" w:lineRule="auto"/>
        <w:rPr>
          <w:rFonts w:ascii="Canva Sans Bold" w:eastAsia="Canva Sans Bold" w:hAnsi="Canva Sans Bold" w:cs="Canva Sans Bold"/>
          <w:b/>
          <w:bCs/>
          <w:color w:val="1800AD"/>
          <w:sz w:val="48"/>
          <w:szCs w:val="48"/>
        </w:rPr>
      </w:pPr>
      <w:r>
        <w:rPr>
          <w:rFonts w:ascii="Canva Sans Bold" w:eastAsia="Canva Sans Bold" w:hAnsi="Canva Sans Bold" w:cs="Canva Sans Bold"/>
          <w:b/>
          <w:bCs/>
          <w:color w:val="1800AD"/>
          <w:sz w:val="48"/>
          <w:szCs w:val="48"/>
        </w:rPr>
        <w:t xml:space="preserve"> </w:t>
      </w:r>
    </w:p>
    <w:p w14:paraId="1CCB1C7B" w14:textId="09CA2568" w:rsidR="00546152" w:rsidRDefault="004A21EC" w:rsidP="00546152">
      <w:pPr>
        <w:spacing w:before="120" w:after="120" w:line="336" w:lineRule="auto"/>
      </w:pPr>
      <w:r w:rsidRPr="009A7478">
        <w:rPr>
          <w:rFonts w:ascii="Canva Sans Bold" w:eastAsia="Canva Sans Bold" w:hAnsi="Canva Sans Bold" w:cs="Canva Sans Bold"/>
          <w:b/>
          <w:bCs/>
          <w:color w:val="1800AD"/>
          <w:sz w:val="48"/>
          <w:szCs w:val="48"/>
          <w:u w:val="single" w:color="1800AD"/>
        </w:rPr>
        <w:lastRenderedPageBreak/>
        <w:t>1.Introduction:</w:t>
      </w:r>
    </w:p>
    <w:p w14:paraId="37105F9E" w14:textId="77777777" w:rsidR="00546152" w:rsidRDefault="00546152" w:rsidP="00546152">
      <w:pPr>
        <w:spacing w:before="120" w:after="120" w:line="336" w:lineRule="auto"/>
      </w:pPr>
    </w:p>
    <w:p w14:paraId="0A310E70" w14:textId="77777777" w:rsidR="00546152" w:rsidRPr="004A21EC" w:rsidRDefault="00546152" w:rsidP="004A21EC">
      <w:pPr>
        <w:pStyle w:val="ListParagraph"/>
        <w:numPr>
          <w:ilvl w:val="0"/>
          <w:numId w:val="18"/>
        </w:numPr>
        <w:spacing w:before="120" w:after="120" w:line="394" w:lineRule="auto"/>
        <w:rPr>
          <w:sz w:val="32"/>
          <w:szCs w:val="32"/>
        </w:rPr>
      </w:pPr>
      <w:r w:rsidRPr="004A21EC">
        <w:rPr>
          <w:rFonts w:ascii="Canva Sans Bold" w:eastAsia="Canva Sans Bold" w:hAnsi="Canva Sans Bold" w:cs="Canva Sans Bold"/>
          <w:b/>
          <w:bCs/>
          <w:color w:val="000000"/>
          <w:spacing w:val="21"/>
          <w:sz w:val="32"/>
          <w:szCs w:val="32"/>
        </w:rPr>
        <w:t xml:space="preserve">The Contact Manager System is a web-based application designed to help users store, organize, and manage their personal and professional contacts in a centralized digital platform.﻿ </w:t>
      </w:r>
    </w:p>
    <w:p w14:paraId="17039098" w14:textId="77777777" w:rsidR="00546152" w:rsidRPr="004A21EC" w:rsidRDefault="00546152" w:rsidP="004A21EC">
      <w:pPr>
        <w:pStyle w:val="ListParagraph"/>
        <w:numPr>
          <w:ilvl w:val="0"/>
          <w:numId w:val="18"/>
        </w:numPr>
        <w:spacing w:before="120" w:after="120" w:line="394" w:lineRule="auto"/>
        <w:rPr>
          <w:sz w:val="32"/>
          <w:szCs w:val="32"/>
        </w:rPr>
      </w:pPr>
      <w:r w:rsidRPr="004A21EC">
        <w:rPr>
          <w:rFonts w:ascii="Canva Sans Bold" w:eastAsia="Canva Sans Bold" w:hAnsi="Canva Sans Bold" w:cs="Canva Sans Bold"/>
          <w:b/>
          <w:bCs/>
          <w:color w:val="000000"/>
          <w:spacing w:val="21"/>
          <w:sz w:val="32"/>
          <w:szCs w:val="32"/>
        </w:rPr>
        <w:t xml:space="preserve">Many people keep contacts across multiple platforms such as mobile phones, emails, and social media. This makes it difficult to organize and search for contacts efficiently. The Contact Manager system solves this problem by providing a structured backend system to store and manage contact information securely. </w:t>
      </w:r>
    </w:p>
    <w:p w14:paraId="7ECEC9A4" w14:textId="77777777" w:rsidR="00546152" w:rsidRPr="004A21EC" w:rsidRDefault="00546152" w:rsidP="004A21EC">
      <w:pPr>
        <w:pStyle w:val="ListParagraph"/>
        <w:numPr>
          <w:ilvl w:val="0"/>
          <w:numId w:val="18"/>
        </w:numPr>
        <w:spacing w:before="120" w:after="120" w:line="377" w:lineRule="auto"/>
        <w:rPr>
          <w:rFonts w:ascii="Canva Sans Bold" w:eastAsia="Canva Sans Bold" w:hAnsi="Canva Sans Bold" w:cs="Canva Sans Bold"/>
          <w:b/>
          <w:bCs/>
          <w:color w:val="000000"/>
          <w:spacing w:val="21"/>
          <w:sz w:val="32"/>
          <w:szCs w:val="32"/>
        </w:rPr>
      </w:pPr>
      <w:r w:rsidRPr="004A21EC">
        <w:rPr>
          <w:rFonts w:ascii="Canva Sans Bold" w:eastAsia="Canva Sans Bold" w:hAnsi="Canva Sans Bold" w:cs="Canva Sans Bold"/>
          <w:b/>
          <w:bCs/>
          <w:color w:val="000000"/>
          <w:spacing w:val="21"/>
          <w:sz w:val="32"/>
          <w:szCs w:val="32"/>
        </w:rPr>
        <w:t>The application is built using Node.js and Express.js for the backend and MongoDB for database storage, making it scalable, secure, and efficient.</w:t>
      </w:r>
    </w:p>
    <w:p w14:paraId="5E1AA225" w14:textId="48CA9E3E" w:rsidR="00546152" w:rsidRDefault="00546152" w:rsidP="00546152">
      <w:pPr>
        <w:spacing w:before="120" w:after="120" w:line="377" w:lineRule="auto"/>
        <w:ind w:left="480"/>
        <w:rPr>
          <w:rFonts w:ascii="Canva Sans Bold" w:eastAsia="Canva Sans Bold" w:hAnsi="Canva Sans Bold" w:cs="Canva Sans Bold"/>
          <w:b/>
          <w:bCs/>
          <w:color w:val="1800AD"/>
          <w:sz w:val="60"/>
          <w:szCs w:val="60"/>
        </w:rPr>
      </w:pPr>
      <w:r>
        <w:rPr>
          <w:rFonts w:ascii="Canva Sans Bold" w:eastAsia="Canva Sans Bold" w:hAnsi="Canva Sans Bold" w:cs="Canva Sans Bold"/>
          <w:b/>
          <w:bCs/>
          <w:color w:val="1800AD"/>
          <w:sz w:val="60"/>
          <w:szCs w:val="60"/>
        </w:rPr>
        <w:t>_________________________</w:t>
      </w:r>
    </w:p>
    <w:p w14:paraId="12946929" w14:textId="77777777" w:rsidR="00DF69E7" w:rsidRDefault="00DF69E7" w:rsidP="00546152">
      <w:pPr>
        <w:spacing w:before="120" w:after="120" w:line="377" w:lineRule="auto"/>
        <w:ind w:left="480"/>
        <w:rPr>
          <w:rFonts w:ascii="Canva Sans Bold" w:eastAsia="Canva Sans Bold" w:hAnsi="Canva Sans Bold" w:cs="Canva Sans Bold"/>
          <w:b/>
          <w:bCs/>
          <w:color w:val="1800AD"/>
          <w:sz w:val="60"/>
          <w:szCs w:val="60"/>
        </w:rPr>
      </w:pPr>
    </w:p>
    <w:p w14:paraId="2A138A2F" w14:textId="77777777" w:rsidR="00DF69E7" w:rsidRPr="008530FC" w:rsidRDefault="00DF69E7" w:rsidP="00546152">
      <w:pPr>
        <w:spacing w:before="120" w:after="120" w:line="377" w:lineRule="auto"/>
        <w:ind w:left="480"/>
        <w:rPr>
          <w:rFonts w:ascii="Canva Sans Bold" w:eastAsia="Canva Sans Bold" w:hAnsi="Canva Sans Bold" w:cs="Canva Sans Bold"/>
          <w:b/>
          <w:bCs/>
          <w:color w:val="1800AD"/>
          <w:sz w:val="60"/>
          <w:szCs w:val="60"/>
        </w:rPr>
      </w:pPr>
    </w:p>
    <w:p w14:paraId="3ECB522A" w14:textId="77777777" w:rsidR="00546152" w:rsidRDefault="00546152" w:rsidP="00546152">
      <w:pPr>
        <w:spacing w:before="120" w:after="120" w:line="336" w:lineRule="auto"/>
        <w:rPr>
          <w:rFonts w:ascii="Canva Sans Bold" w:eastAsia="Canva Sans Bold" w:hAnsi="Canva Sans Bold" w:cs="Canva Sans Bold"/>
          <w:b/>
          <w:bCs/>
          <w:color w:val="1800AD"/>
          <w:sz w:val="60"/>
          <w:szCs w:val="60"/>
          <w:u w:val="single" w:color="1800AD"/>
        </w:rPr>
      </w:pPr>
      <w:r>
        <w:rPr>
          <w:rFonts w:ascii="Canva Sans Bold" w:eastAsia="Canva Sans Bold" w:hAnsi="Canva Sans Bold" w:cs="Canva Sans Bold"/>
          <w:b/>
          <w:bCs/>
          <w:color w:val="1800AD"/>
          <w:sz w:val="60"/>
          <w:szCs w:val="60"/>
          <w:u w:val="single" w:color="1800AD"/>
        </w:rPr>
        <w:t xml:space="preserve">2. Project Overview: </w:t>
      </w:r>
    </w:p>
    <w:p w14:paraId="4DE33A10" w14:textId="77777777" w:rsidR="00DF69E7" w:rsidRPr="00AD5AA6" w:rsidRDefault="00DF69E7" w:rsidP="00546152">
      <w:pPr>
        <w:spacing w:before="120" w:after="120" w:line="336" w:lineRule="auto"/>
        <w:rPr>
          <w:rFonts w:ascii="Canva Sans Bold" w:eastAsia="Canva Sans Bold" w:hAnsi="Canva Sans Bold" w:cs="Canva Sans Bold"/>
          <w:b/>
          <w:bCs/>
          <w:color w:val="1800AD"/>
          <w:sz w:val="60"/>
          <w:szCs w:val="60"/>
          <w:u w:val="single" w:color="1800AD"/>
        </w:rPr>
      </w:pPr>
    </w:p>
    <w:p w14:paraId="191BDE3E" w14:textId="77777777" w:rsidR="00546152" w:rsidRDefault="00546152" w:rsidP="00546152">
      <w:pPr>
        <w:numPr>
          <w:ilvl w:val="0"/>
          <w:numId w:val="1"/>
        </w:numPr>
        <w:spacing w:after="0" w:line="336" w:lineRule="auto"/>
      </w:pPr>
      <w:r>
        <w:rPr>
          <w:rFonts w:ascii="Canva Sans Bold" w:eastAsia="Canva Sans Bold" w:hAnsi="Canva Sans Bold" w:cs="Canva Sans Bold"/>
          <w:b/>
          <w:bCs/>
          <w:color w:val="004E7A"/>
          <w:sz w:val="50"/>
          <w:szCs w:val="50"/>
        </w:rPr>
        <w:t xml:space="preserve">Purpose: </w:t>
      </w:r>
    </w:p>
    <w:p w14:paraId="5D29A0DA" w14:textId="77777777" w:rsidR="00546152" w:rsidRPr="00AD5AA6" w:rsidRDefault="00546152" w:rsidP="00546152">
      <w:pPr>
        <w:spacing w:before="120" w:after="120" w:line="377" w:lineRule="auto"/>
        <w:ind w:left="480"/>
        <w:rPr>
          <w:sz w:val="32"/>
          <w:szCs w:val="32"/>
        </w:rPr>
      </w:pPr>
      <w:r w:rsidRPr="00AD5AA6">
        <w:rPr>
          <w:rFonts w:ascii="Canva Sans Bold" w:eastAsia="Canva Sans Bold" w:hAnsi="Canva Sans Bold" w:cs="Canva Sans Bold"/>
          <w:b/>
          <w:bCs/>
          <w:color w:val="000000"/>
          <w:spacing w:val="21"/>
          <w:sz w:val="32"/>
          <w:szCs w:val="32"/>
        </w:rPr>
        <w:t xml:space="preserve">The main purpose of the Contact Manager system is to simplify the process of storing and managing contacts. It allows users to add, update, delete, and search contacts easily using a centralized backend application. </w:t>
      </w:r>
    </w:p>
    <w:p w14:paraId="210CAB1B" w14:textId="77777777" w:rsidR="00546152" w:rsidRPr="00AD5AA6" w:rsidRDefault="00546152" w:rsidP="00546152">
      <w:pPr>
        <w:spacing w:before="120" w:after="120" w:line="377" w:lineRule="auto"/>
        <w:ind w:left="480"/>
        <w:rPr>
          <w:rFonts w:ascii="Canva Sans Bold" w:eastAsia="Canva Sans Bold" w:hAnsi="Canva Sans Bold" w:cs="Canva Sans Bold"/>
          <w:b/>
          <w:bCs/>
          <w:color w:val="000000"/>
          <w:spacing w:val="21"/>
          <w:sz w:val="32"/>
          <w:szCs w:val="32"/>
        </w:rPr>
      </w:pPr>
      <w:r w:rsidRPr="00AD5AA6">
        <w:rPr>
          <w:rFonts w:ascii="Canva Sans Bold" w:eastAsia="Canva Sans Bold" w:hAnsi="Canva Sans Bold" w:cs="Canva Sans Bold"/>
          <w:b/>
          <w:bCs/>
          <w:color w:val="000000"/>
          <w:spacing w:val="21"/>
          <w:sz w:val="32"/>
          <w:szCs w:val="32"/>
        </w:rPr>
        <w:t xml:space="preserve">This system helps users organize their contacts using categories and search features, making contact management more efficient. </w:t>
      </w:r>
    </w:p>
    <w:p w14:paraId="7E0CF176" w14:textId="77777777" w:rsidR="00546152" w:rsidRPr="00736940" w:rsidRDefault="00546152" w:rsidP="00546152">
      <w:pPr>
        <w:spacing w:before="120" w:after="120" w:line="336" w:lineRule="auto"/>
        <w:rPr>
          <w:sz w:val="36"/>
          <w:szCs w:val="36"/>
          <w:u w:val="single"/>
        </w:rPr>
      </w:pPr>
      <w:r w:rsidRPr="00736940">
        <w:rPr>
          <w:rFonts w:ascii="Canva Sans Bold" w:eastAsia="Canva Sans Bold" w:hAnsi="Canva Sans Bold" w:cs="Canva Sans Bold"/>
          <w:b/>
          <w:bCs/>
          <w:color w:val="000000"/>
          <w:sz w:val="36"/>
          <w:szCs w:val="36"/>
          <w:u w:val="single"/>
        </w:rPr>
        <w:t xml:space="preserve">Key Goals: </w:t>
      </w:r>
    </w:p>
    <w:p w14:paraId="51984715" w14:textId="77777777" w:rsidR="00546152" w:rsidRPr="00AD5AA6" w:rsidRDefault="00546152" w:rsidP="00546152">
      <w:pPr>
        <w:spacing w:before="120" w:after="120" w:line="377" w:lineRule="auto"/>
        <w:ind w:left="840"/>
        <w:rPr>
          <w:sz w:val="28"/>
          <w:szCs w:val="28"/>
        </w:rPr>
      </w:pPr>
      <w:r w:rsidRPr="00AD5AA6">
        <w:rPr>
          <w:rFonts w:ascii="Canva Sans Bold" w:eastAsia="Canva Sans Bold" w:hAnsi="Canva Sans Bold" w:cs="Canva Sans Bold"/>
          <w:b/>
          <w:bCs/>
          <w:color w:val="000000"/>
          <w:spacing w:val="21"/>
          <w:sz w:val="28"/>
          <w:szCs w:val="28"/>
        </w:rPr>
        <w:t xml:space="preserve">1.Provide a centralized system to manage contacts. </w:t>
      </w:r>
    </w:p>
    <w:p w14:paraId="59EBDD59" w14:textId="77777777" w:rsidR="00546152" w:rsidRPr="00AD5AA6" w:rsidRDefault="00546152" w:rsidP="00546152">
      <w:pPr>
        <w:spacing w:before="120" w:after="120" w:line="377" w:lineRule="auto"/>
        <w:ind w:left="840"/>
        <w:rPr>
          <w:sz w:val="28"/>
          <w:szCs w:val="28"/>
        </w:rPr>
      </w:pPr>
      <w:r w:rsidRPr="00AD5AA6">
        <w:rPr>
          <w:rFonts w:ascii="Canva Sans Bold" w:eastAsia="Canva Sans Bold" w:hAnsi="Canva Sans Bold" w:cs="Canva Sans Bold"/>
          <w:b/>
          <w:bCs/>
          <w:color w:val="000000"/>
          <w:spacing w:val="21"/>
          <w:sz w:val="28"/>
          <w:szCs w:val="28"/>
        </w:rPr>
        <w:t xml:space="preserve">2.Allow users to securely store personal and professional contact information. </w:t>
      </w:r>
    </w:p>
    <w:p w14:paraId="48978EAD" w14:textId="77777777" w:rsidR="00546152" w:rsidRPr="00AD5AA6" w:rsidRDefault="00546152" w:rsidP="00546152">
      <w:pPr>
        <w:spacing w:before="120" w:after="120" w:line="377" w:lineRule="auto"/>
        <w:ind w:left="840"/>
        <w:rPr>
          <w:sz w:val="28"/>
          <w:szCs w:val="28"/>
        </w:rPr>
      </w:pPr>
      <w:r w:rsidRPr="00AD5AA6">
        <w:rPr>
          <w:rFonts w:ascii="Canva Sans Bold" w:eastAsia="Canva Sans Bold" w:hAnsi="Canva Sans Bold" w:cs="Canva Sans Bold"/>
          <w:b/>
          <w:bCs/>
          <w:color w:val="000000"/>
          <w:spacing w:val="21"/>
          <w:sz w:val="28"/>
          <w:szCs w:val="28"/>
        </w:rPr>
        <w:t xml:space="preserve">3.Enable quick searching of contacts. </w:t>
      </w:r>
    </w:p>
    <w:p w14:paraId="79495989" w14:textId="77777777" w:rsidR="00546152" w:rsidRPr="00AD5AA6" w:rsidRDefault="00546152" w:rsidP="00546152">
      <w:pPr>
        <w:spacing w:before="120" w:after="120" w:line="377" w:lineRule="auto"/>
        <w:ind w:left="840"/>
        <w:rPr>
          <w:sz w:val="28"/>
          <w:szCs w:val="28"/>
        </w:rPr>
      </w:pPr>
      <w:r w:rsidRPr="00AD5AA6">
        <w:rPr>
          <w:rFonts w:ascii="Canva Sans Bold" w:eastAsia="Canva Sans Bold" w:hAnsi="Canva Sans Bold" w:cs="Canva Sans Bold"/>
          <w:b/>
          <w:bCs/>
          <w:color w:val="000000"/>
          <w:spacing w:val="21"/>
          <w:sz w:val="28"/>
          <w:szCs w:val="28"/>
        </w:rPr>
        <w:t xml:space="preserve">4.Provide secure user authentication. </w:t>
      </w:r>
    </w:p>
    <w:p w14:paraId="0DFCE30B" w14:textId="77777777" w:rsidR="00546152" w:rsidRPr="00AD5AA6" w:rsidRDefault="00546152" w:rsidP="00546152">
      <w:pPr>
        <w:spacing w:before="120" w:after="120" w:line="377" w:lineRule="auto"/>
        <w:ind w:left="840"/>
        <w:rPr>
          <w:sz w:val="28"/>
          <w:szCs w:val="28"/>
        </w:rPr>
      </w:pPr>
      <w:r w:rsidRPr="00AD5AA6">
        <w:rPr>
          <w:rFonts w:ascii="Canva Sans Bold" w:eastAsia="Canva Sans Bold" w:hAnsi="Canva Sans Bold" w:cs="Canva Sans Bold"/>
          <w:b/>
          <w:bCs/>
          <w:color w:val="000000"/>
          <w:spacing w:val="21"/>
          <w:sz w:val="28"/>
          <w:szCs w:val="28"/>
        </w:rPr>
        <w:t xml:space="preserve">5.Maintain a structured database for storing contact data. </w:t>
      </w:r>
    </w:p>
    <w:p w14:paraId="488F184F" w14:textId="77777777" w:rsidR="00736940" w:rsidRPr="00736940" w:rsidRDefault="00736940" w:rsidP="00A70B82">
      <w:pPr>
        <w:spacing w:after="0" w:line="336" w:lineRule="auto"/>
        <w:ind w:left="400"/>
      </w:pPr>
    </w:p>
    <w:p w14:paraId="2445310C" w14:textId="77777777" w:rsidR="00736940" w:rsidRPr="00736940" w:rsidRDefault="00736940" w:rsidP="00736940">
      <w:pPr>
        <w:spacing w:after="0" w:line="336" w:lineRule="auto"/>
        <w:ind w:left="400"/>
      </w:pPr>
    </w:p>
    <w:p w14:paraId="399EE3A7" w14:textId="34A475BA" w:rsidR="00546152" w:rsidRPr="00736940" w:rsidRDefault="00546152" w:rsidP="00546152">
      <w:pPr>
        <w:numPr>
          <w:ilvl w:val="0"/>
          <w:numId w:val="2"/>
        </w:numPr>
        <w:spacing w:after="0" w:line="336" w:lineRule="auto"/>
      </w:pPr>
      <w:r>
        <w:rPr>
          <w:rFonts w:ascii="Canva Sans Bold" w:eastAsia="Canva Sans Bold" w:hAnsi="Canva Sans Bold" w:cs="Canva Sans Bold"/>
          <w:b/>
          <w:bCs/>
          <w:color w:val="004E7A"/>
          <w:sz w:val="50"/>
          <w:szCs w:val="50"/>
        </w:rPr>
        <w:t xml:space="preserve">Features: </w:t>
      </w:r>
    </w:p>
    <w:p w14:paraId="711C7DF8" w14:textId="77777777" w:rsidR="00736940" w:rsidRDefault="00736940" w:rsidP="00736940">
      <w:pPr>
        <w:spacing w:after="0" w:line="336" w:lineRule="auto"/>
        <w:ind w:left="400"/>
      </w:pPr>
    </w:p>
    <w:p w14:paraId="1F906286" w14:textId="77777777" w:rsidR="00546152" w:rsidRDefault="00546152" w:rsidP="00546152">
      <w:pPr>
        <w:spacing w:before="120" w:after="120" w:line="336" w:lineRule="auto"/>
      </w:pPr>
      <w:r>
        <w:rPr>
          <w:rFonts w:ascii="Canva Sans Bold" w:eastAsia="Canva Sans Bold" w:hAnsi="Canva Sans Bold" w:cs="Canva Sans Bold"/>
          <w:b/>
          <w:bCs/>
          <w:color w:val="000000"/>
          <w:sz w:val="50"/>
          <w:szCs w:val="50"/>
        </w:rPr>
        <w:t xml:space="preserve"> </w:t>
      </w:r>
    </w:p>
    <w:p w14:paraId="012074E4" w14:textId="77777777" w:rsidR="00546152" w:rsidRDefault="00546152" w:rsidP="00546152">
      <w:pPr>
        <w:spacing w:before="120" w:after="120" w:line="336" w:lineRule="auto"/>
        <w:ind w:left="1560"/>
      </w:pPr>
      <w:r>
        <w:rPr>
          <w:rFonts w:ascii="Canva Sans Bold" w:eastAsia="Canva Sans Bold" w:hAnsi="Canva Sans Bold" w:cs="Canva Sans Bold"/>
          <w:b/>
          <w:bCs/>
          <w:color w:val="000000"/>
          <w:sz w:val="34"/>
          <w:szCs w:val="34"/>
        </w:rPr>
        <w:t xml:space="preserve">1.User Authentication: Users can securely   register and log in to the application using email and password. </w:t>
      </w:r>
    </w:p>
    <w:p w14:paraId="553109DF" w14:textId="77777777" w:rsidR="00546152" w:rsidRPr="00AD5AA6" w:rsidRDefault="00546152" w:rsidP="00546152">
      <w:pPr>
        <w:spacing w:before="120" w:after="120" w:line="336" w:lineRule="auto"/>
        <w:ind w:left="1560"/>
      </w:pPr>
      <w:r>
        <w:rPr>
          <w:rFonts w:ascii="Canva Sans Bold" w:eastAsia="Canva Sans Bold" w:hAnsi="Canva Sans Bold" w:cs="Canva Sans Bold"/>
          <w:b/>
          <w:bCs/>
          <w:color w:val="000000"/>
          <w:sz w:val="34"/>
          <w:szCs w:val="34"/>
        </w:rPr>
        <w:t xml:space="preserve">2.Contact Management: Users can add new contacts, update existing contacts, delete contacts, and view contact lists. </w:t>
      </w:r>
    </w:p>
    <w:p w14:paraId="55548EF2" w14:textId="77777777" w:rsidR="00546152" w:rsidRDefault="00546152" w:rsidP="00546152">
      <w:pPr>
        <w:tabs>
          <w:tab w:val="left" w:pos="1560"/>
        </w:tabs>
        <w:spacing w:before="120" w:after="120" w:line="336" w:lineRule="auto"/>
        <w:ind w:left="1560" w:hanging="1560"/>
      </w:pPr>
      <w:r>
        <w:rPr>
          <w:rFonts w:ascii="Canva Sans Bold" w:eastAsia="Canva Sans Bold" w:hAnsi="Canva Sans Bold" w:cs="Canva Sans Bold"/>
          <w:b/>
          <w:bCs/>
          <w:color w:val="000000"/>
          <w:sz w:val="34"/>
          <w:szCs w:val="34"/>
        </w:rPr>
        <w:t xml:space="preserve">                   3.Tag Categorization: Contacts can be      categorized using tags such as Family, Work, Friends, etc. </w:t>
      </w:r>
    </w:p>
    <w:p w14:paraId="27FCC48A" w14:textId="77777777" w:rsidR="00546152" w:rsidRDefault="00546152" w:rsidP="00546152">
      <w:pPr>
        <w:spacing w:before="120" w:after="120" w:line="336" w:lineRule="auto"/>
        <w:ind w:left="1560"/>
      </w:pPr>
      <w:r>
        <w:rPr>
          <w:rFonts w:ascii="Canva Sans Bold" w:eastAsia="Canva Sans Bold" w:hAnsi="Canva Sans Bold" w:cs="Canva Sans Bold"/>
          <w:b/>
          <w:bCs/>
          <w:color w:val="000000"/>
          <w:sz w:val="34"/>
          <w:szCs w:val="34"/>
        </w:rPr>
        <w:t xml:space="preserve">4.Search Functionality: Users can search contacts by name, email, phone number, or tags. </w:t>
      </w:r>
    </w:p>
    <w:p w14:paraId="270CA7D1" w14:textId="77777777" w:rsidR="00546152" w:rsidRDefault="00546152" w:rsidP="00546152">
      <w:pPr>
        <w:spacing w:before="120" w:after="120" w:line="336" w:lineRule="auto"/>
        <w:ind w:left="1560"/>
      </w:pPr>
      <w:r>
        <w:rPr>
          <w:rFonts w:ascii="Canva Sans Bold" w:eastAsia="Canva Sans Bold" w:hAnsi="Canva Sans Bold" w:cs="Canva Sans Bold"/>
          <w:b/>
          <w:bCs/>
          <w:color w:val="000000"/>
          <w:sz w:val="34"/>
          <w:szCs w:val="34"/>
        </w:rPr>
        <w:t xml:space="preserve">5.Secure Data Storage: All contact information is stored securely in the MongoDB database. </w:t>
      </w:r>
    </w:p>
    <w:p w14:paraId="2B8ED3EB"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rPr>
        <w:t xml:space="preserve"> </w:t>
      </w:r>
    </w:p>
    <w:p w14:paraId="2164B3CB" w14:textId="0CFA639B" w:rsidR="00546152" w:rsidRDefault="00546152" w:rsidP="00546152">
      <w:pPr>
        <w:spacing w:before="120" w:after="120" w:line="336" w:lineRule="auto"/>
      </w:pPr>
      <w:r>
        <w:rPr>
          <w:rFonts w:ascii="Canva Sans Bold" w:eastAsia="Canva Sans Bold" w:hAnsi="Canva Sans Bold" w:cs="Canva Sans Bold"/>
          <w:b/>
          <w:bCs/>
          <w:color w:val="1800AD"/>
          <w:sz w:val="60"/>
          <w:szCs w:val="60"/>
        </w:rPr>
        <w:t>__________________________</w:t>
      </w:r>
    </w:p>
    <w:p w14:paraId="6EF8CA19" w14:textId="77777777" w:rsidR="00736940" w:rsidRDefault="00736940" w:rsidP="00546152">
      <w:pPr>
        <w:spacing w:before="120" w:after="120" w:line="336" w:lineRule="auto"/>
        <w:rPr>
          <w:rFonts w:ascii="Canva Sans Bold" w:eastAsia="Canva Sans Bold" w:hAnsi="Canva Sans Bold" w:cs="Canva Sans Bold"/>
          <w:b/>
          <w:bCs/>
          <w:color w:val="1800AD"/>
          <w:sz w:val="60"/>
          <w:szCs w:val="60"/>
        </w:rPr>
      </w:pPr>
    </w:p>
    <w:p w14:paraId="2F5228EC" w14:textId="3B98C636" w:rsidR="00546152" w:rsidRDefault="00546152" w:rsidP="00546152">
      <w:pPr>
        <w:spacing w:before="120" w:after="120" w:line="336" w:lineRule="auto"/>
      </w:pPr>
      <w:r>
        <w:rPr>
          <w:rFonts w:ascii="Canva Sans Bold" w:eastAsia="Canva Sans Bold" w:hAnsi="Canva Sans Bold" w:cs="Canva Sans Bold"/>
          <w:b/>
          <w:bCs/>
          <w:color w:val="1800AD"/>
          <w:sz w:val="60"/>
          <w:szCs w:val="60"/>
        </w:rPr>
        <w:lastRenderedPageBreak/>
        <w:t xml:space="preserve"> </w:t>
      </w:r>
    </w:p>
    <w:p w14:paraId="7DF8A5B8"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rPr>
        <w:t xml:space="preserve"> </w:t>
      </w:r>
    </w:p>
    <w:p w14:paraId="46FA88B1"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t xml:space="preserve">3. Architecture: </w:t>
      </w:r>
    </w:p>
    <w:p w14:paraId="145ACA17" w14:textId="77777777" w:rsidR="00546152" w:rsidRDefault="00546152" w:rsidP="00546152">
      <w:pPr>
        <w:spacing w:before="120" w:after="120" w:line="336" w:lineRule="auto"/>
      </w:pPr>
      <w:r>
        <w:rPr>
          <w:rFonts w:ascii="Canva Sans" w:eastAsia="Canva Sans" w:hAnsi="Canva Sans" w:cs="Canva Sans"/>
          <w:color w:val="1800AD"/>
        </w:rPr>
        <w:t xml:space="preserve"> </w:t>
      </w:r>
    </w:p>
    <w:p w14:paraId="7A079B62"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1.Backend: </w:t>
      </w:r>
    </w:p>
    <w:p w14:paraId="10E1064D" w14:textId="77777777" w:rsidR="00546152" w:rsidRDefault="00546152" w:rsidP="00546152">
      <w:pPr>
        <w:spacing w:before="120" w:after="120" w:line="336" w:lineRule="auto"/>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34"/>
          <w:szCs w:val="34"/>
        </w:rPr>
        <w:t xml:space="preserve">Built using Node.js and Express.js to create RESTful APIs for contact management. </w:t>
      </w:r>
    </w:p>
    <w:p w14:paraId="23BB69A7"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 </w:t>
      </w:r>
    </w:p>
    <w:p w14:paraId="67D0EF8D"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2.Database: </w:t>
      </w:r>
    </w:p>
    <w:p w14:paraId="5582E3CA" w14:textId="77777777" w:rsidR="00546152" w:rsidRDefault="00546152" w:rsidP="00546152">
      <w:pPr>
        <w:spacing w:before="120" w:after="120" w:line="336" w:lineRule="auto"/>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34"/>
          <w:szCs w:val="34"/>
        </w:rPr>
        <w:t xml:space="preserve">MongoDB is used as the NoSQL database to store user and contact information. </w:t>
      </w:r>
    </w:p>
    <w:p w14:paraId="1969A7FC"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 </w:t>
      </w:r>
    </w:p>
    <w:p w14:paraId="055E1BBC"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3.Authentication: </w:t>
      </w:r>
    </w:p>
    <w:p w14:paraId="065A9CB8" w14:textId="77777777" w:rsidR="00546152" w:rsidRDefault="00546152" w:rsidP="00546152">
      <w:pPr>
        <w:spacing w:before="120" w:after="120" w:line="336" w:lineRule="auto"/>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34"/>
          <w:szCs w:val="34"/>
        </w:rPr>
        <w:t xml:space="preserve">  JWT (JSON Web Token) is used to authenticate users securely. </w:t>
      </w:r>
    </w:p>
    <w:p w14:paraId="5D3AF2C5"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 </w:t>
      </w:r>
    </w:p>
    <w:p w14:paraId="398044B0" w14:textId="77777777" w:rsidR="00546152" w:rsidRDefault="00546152" w:rsidP="00546152">
      <w:pPr>
        <w:spacing w:before="120" w:after="120" w:line="336" w:lineRule="auto"/>
      </w:pPr>
      <w:r>
        <w:rPr>
          <w:rFonts w:ascii="Canva Sans Bold" w:eastAsia="Canva Sans Bold" w:hAnsi="Canva Sans Bold" w:cs="Canva Sans Bold"/>
          <w:b/>
          <w:bCs/>
          <w:color w:val="000000"/>
          <w:sz w:val="40"/>
          <w:szCs w:val="40"/>
        </w:rPr>
        <w:t xml:space="preserve">4.Password Security: </w:t>
      </w:r>
    </w:p>
    <w:p w14:paraId="08D7D49B" w14:textId="77777777" w:rsidR="00546152" w:rsidRDefault="00546152" w:rsidP="00546152">
      <w:pPr>
        <w:spacing w:before="120" w:after="120" w:line="336" w:lineRule="auto"/>
      </w:pPr>
      <w:r>
        <w:rPr>
          <w:rFonts w:ascii="Canva Sans Bold" w:eastAsia="Canva Sans Bold" w:hAnsi="Canva Sans Bold" w:cs="Canva Sans Bold"/>
          <w:b/>
          <w:bCs/>
          <w:color w:val="000000"/>
        </w:rPr>
        <w:t xml:space="preserve">    </w:t>
      </w:r>
      <w:r>
        <w:rPr>
          <w:rFonts w:ascii="Canva Sans Bold" w:eastAsia="Canva Sans Bold" w:hAnsi="Canva Sans Bold" w:cs="Canva Sans Bold"/>
          <w:b/>
          <w:bCs/>
          <w:color w:val="000000"/>
          <w:sz w:val="34"/>
          <w:szCs w:val="34"/>
        </w:rPr>
        <w:t xml:space="preserve">    </w:t>
      </w:r>
      <w:proofErr w:type="spellStart"/>
      <w:r>
        <w:rPr>
          <w:rFonts w:ascii="Canva Sans Bold" w:eastAsia="Canva Sans Bold" w:hAnsi="Canva Sans Bold" w:cs="Canva Sans Bold"/>
          <w:b/>
          <w:bCs/>
          <w:color w:val="000000"/>
          <w:sz w:val="34"/>
          <w:szCs w:val="34"/>
        </w:rPr>
        <w:t>bcrypt</w:t>
      </w:r>
      <w:proofErr w:type="spellEnd"/>
      <w:r>
        <w:rPr>
          <w:rFonts w:ascii="Canva Sans Bold" w:eastAsia="Canva Sans Bold" w:hAnsi="Canva Sans Bold" w:cs="Canva Sans Bold"/>
          <w:b/>
          <w:bCs/>
          <w:color w:val="000000"/>
          <w:sz w:val="34"/>
          <w:szCs w:val="34"/>
        </w:rPr>
        <w:t xml:space="preserve"> is used to encrypt user passwords before storing them in the database. </w:t>
      </w:r>
    </w:p>
    <w:p w14:paraId="5B03E86B" w14:textId="77777777" w:rsidR="00546152" w:rsidRDefault="00546152" w:rsidP="00546152">
      <w:pPr>
        <w:spacing w:before="120" w:after="120" w:line="336" w:lineRule="auto"/>
      </w:pPr>
      <w:r>
        <w:rPr>
          <w:rFonts w:ascii="Canva Sans Bold" w:eastAsia="Canva Sans Bold" w:hAnsi="Canva Sans Bold" w:cs="Canva Sans Bold"/>
          <w:b/>
          <w:bCs/>
          <w:color w:val="000000"/>
          <w:sz w:val="50"/>
          <w:szCs w:val="50"/>
        </w:rPr>
        <w:t xml:space="preserve"> </w:t>
      </w:r>
    </w:p>
    <w:p w14:paraId="354439FC" w14:textId="5422106A" w:rsidR="00736940" w:rsidRDefault="00736940" w:rsidP="00546152">
      <w:pPr>
        <w:spacing w:after="0" w:line="336" w:lineRule="auto"/>
      </w:pPr>
    </w:p>
    <w:p w14:paraId="1E5B3593" w14:textId="77777777" w:rsidR="007F1E2E" w:rsidRDefault="007F1E2E" w:rsidP="00546152">
      <w:pPr>
        <w:spacing w:after="0" w:line="336" w:lineRule="auto"/>
        <w:rPr>
          <w:rFonts w:ascii="Canva Sans Bold" w:eastAsia="Canva Sans Bold" w:hAnsi="Canva Sans Bold" w:cs="Canva Sans Bold"/>
          <w:b/>
          <w:bCs/>
          <w:color w:val="000000"/>
          <w:sz w:val="50"/>
          <w:szCs w:val="50"/>
        </w:rPr>
      </w:pPr>
    </w:p>
    <w:p w14:paraId="3FF82DDC" w14:textId="040DBEBE" w:rsidR="00546152" w:rsidRDefault="00546152" w:rsidP="007A506E">
      <w:pPr>
        <w:pStyle w:val="ListParagraph"/>
        <w:spacing w:after="0" w:line="336" w:lineRule="auto"/>
        <w:ind w:left="0"/>
      </w:pPr>
      <w:r w:rsidRPr="00A220C4">
        <w:rPr>
          <w:rFonts w:ascii="Canva Sans Bold" w:eastAsia="Canva Sans Bold" w:hAnsi="Canva Sans Bold" w:cs="Canva Sans Bold"/>
          <w:b/>
          <w:bCs/>
          <w:color w:val="000000"/>
          <w:sz w:val="50"/>
          <w:szCs w:val="50"/>
        </w:rPr>
        <w:lastRenderedPageBreak/>
        <w:t xml:space="preserve">Backend Component Structure: </w:t>
      </w:r>
    </w:p>
    <w:p w14:paraId="2F04145C"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server/ </w:t>
      </w:r>
    </w:p>
    <w:p w14:paraId="4A8DD32E"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App.js – Entry point of backend application </w:t>
      </w:r>
    </w:p>
    <w:p w14:paraId="3DEB69AC"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routes/ – API route definitions </w:t>
      </w:r>
    </w:p>
    <w:p w14:paraId="0B41BCC9"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controllers/ – Business logic for handling requests </w:t>
      </w:r>
    </w:p>
    <w:p w14:paraId="73F42191"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models/ – Database schema definitions </w:t>
      </w:r>
    </w:p>
    <w:p w14:paraId="77B89A81"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middleware/ – Authentication and error handling </w:t>
      </w:r>
    </w:p>
    <w:p w14:paraId="000C372F" w14:textId="77777777" w:rsidR="00546152" w:rsidRPr="00935C68" w:rsidRDefault="00546152" w:rsidP="00546152">
      <w:pPr>
        <w:numPr>
          <w:ilvl w:val="2"/>
          <w:numId w:val="3"/>
        </w:numPr>
        <w:spacing w:after="0" w:line="336" w:lineRule="auto"/>
      </w:pPr>
      <w:r w:rsidRPr="00935C68">
        <w:rPr>
          <w:rFonts w:ascii="Canva Sans Bold" w:eastAsia="Canva Sans Bold" w:hAnsi="Canva Sans Bold" w:cs="Canva Sans Bold"/>
          <w:b/>
          <w:bCs/>
          <w:color w:val="000000"/>
        </w:rPr>
        <w:t xml:space="preserve">config/ – Database configuration </w:t>
      </w:r>
    </w:p>
    <w:p w14:paraId="6FADC456" w14:textId="3DEE26CE" w:rsidR="00546152" w:rsidRPr="002A4111" w:rsidRDefault="00A70B82" w:rsidP="009917F5">
      <w:pPr>
        <w:spacing w:after="0" w:line="336" w:lineRule="auto"/>
        <w:rPr>
          <w:sz w:val="52"/>
          <w:szCs w:val="52"/>
        </w:rPr>
      </w:pPr>
      <w:r>
        <w:rPr>
          <w:color w:val="000000"/>
        </w:rPr>
        <w:t xml:space="preserve">   </w:t>
      </w:r>
      <w:r w:rsidR="00546152" w:rsidRPr="002A4111">
        <w:rPr>
          <w:rFonts w:ascii="Canva Sans Bold" w:eastAsia="Canva Sans Bold" w:hAnsi="Canva Sans Bold" w:cs="Canva Sans Bold"/>
          <w:b/>
          <w:bCs/>
          <w:color w:val="000000"/>
          <w:sz w:val="52"/>
          <w:szCs w:val="52"/>
        </w:rPr>
        <w:t xml:space="preserve">State Management: </w:t>
      </w:r>
    </w:p>
    <w:p w14:paraId="78521545" w14:textId="77777777" w:rsidR="00546152" w:rsidRPr="00935C68" w:rsidRDefault="00546152" w:rsidP="00546152">
      <w:pPr>
        <w:numPr>
          <w:ilvl w:val="2"/>
          <w:numId w:val="4"/>
        </w:numPr>
        <w:spacing w:after="0" w:line="336" w:lineRule="auto"/>
      </w:pPr>
      <w:r w:rsidRPr="00935C68">
        <w:rPr>
          <w:rFonts w:ascii="Canva Sans Bold" w:eastAsia="Canva Sans Bold" w:hAnsi="Canva Sans Bold" w:cs="Canva Sans Bold"/>
          <w:b/>
          <w:bCs/>
          <w:color w:val="000000"/>
        </w:rPr>
        <w:t xml:space="preserve">Since this project is mainly a backend system, state management is handled through database storage and API requests. </w:t>
      </w:r>
    </w:p>
    <w:p w14:paraId="0006F3A1" w14:textId="77777777" w:rsidR="00546152" w:rsidRPr="00935C68" w:rsidRDefault="00546152" w:rsidP="00546152">
      <w:pPr>
        <w:numPr>
          <w:ilvl w:val="2"/>
          <w:numId w:val="4"/>
        </w:numPr>
        <w:spacing w:after="0" w:line="336" w:lineRule="auto"/>
      </w:pPr>
      <w:r w:rsidRPr="00935C68">
        <w:rPr>
          <w:rFonts w:ascii="Canva Sans Bold" w:eastAsia="Canva Sans Bold" w:hAnsi="Canva Sans Bold" w:cs="Canva Sans Bold"/>
          <w:b/>
          <w:bCs/>
          <w:color w:val="000000"/>
        </w:rPr>
        <w:t xml:space="preserve">Database State </w:t>
      </w:r>
    </w:p>
    <w:p w14:paraId="25BD08D5" w14:textId="77777777" w:rsidR="00546152" w:rsidRPr="00935C68" w:rsidRDefault="00546152" w:rsidP="00546152">
      <w:pPr>
        <w:numPr>
          <w:ilvl w:val="2"/>
          <w:numId w:val="4"/>
        </w:numPr>
        <w:spacing w:after="0" w:line="336" w:lineRule="auto"/>
      </w:pPr>
      <w:r w:rsidRPr="00935C68">
        <w:rPr>
          <w:rFonts w:ascii="Canva Sans Bold" w:eastAsia="Canva Sans Bold" w:hAnsi="Canva Sans Bold" w:cs="Canva Sans Bold"/>
          <w:b/>
          <w:bCs/>
          <w:color w:val="000000"/>
        </w:rPr>
        <w:t xml:space="preserve">All permanent data such as users and contacts are stored in MongoDB. </w:t>
      </w:r>
    </w:p>
    <w:p w14:paraId="6008A6B3" w14:textId="77777777" w:rsidR="00546152" w:rsidRPr="00935C68" w:rsidRDefault="00546152" w:rsidP="00546152">
      <w:pPr>
        <w:numPr>
          <w:ilvl w:val="2"/>
          <w:numId w:val="4"/>
        </w:numPr>
        <w:spacing w:after="0" w:line="336" w:lineRule="auto"/>
      </w:pPr>
      <w:r w:rsidRPr="00935C68">
        <w:rPr>
          <w:rFonts w:ascii="Canva Sans Bold" w:eastAsia="Canva Sans Bold" w:hAnsi="Canva Sans Bold" w:cs="Canva Sans Bold"/>
          <w:b/>
          <w:bCs/>
          <w:color w:val="000000"/>
        </w:rPr>
        <w:t xml:space="preserve">API Request Handling </w:t>
      </w:r>
    </w:p>
    <w:p w14:paraId="46F007E7" w14:textId="77777777" w:rsidR="00546152" w:rsidRPr="00935C68" w:rsidRDefault="00546152" w:rsidP="00546152">
      <w:pPr>
        <w:numPr>
          <w:ilvl w:val="2"/>
          <w:numId w:val="4"/>
        </w:numPr>
        <w:spacing w:after="0" w:line="336" w:lineRule="auto"/>
      </w:pPr>
      <w:r w:rsidRPr="00935C68">
        <w:rPr>
          <w:rFonts w:ascii="Canva Sans Bold" w:eastAsia="Canva Sans Bold" w:hAnsi="Canva Sans Bold" w:cs="Canva Sans Bold"/>
          <w:b/>
          <w:bCs/>
          <w:color w:val="000000"/>
        </w:rPr>
        <w:t xml:space="preserve">Each API request retrieves or updates the database using controllers and models. </w:t>
      </w:r>
    </w:p>
    <w:p w14:paraId="016C11D2" w14:textId="70A8469B" w:rsidR="00546152" w:rsidRDefault="00546152" w:rsidP="00546152">
      <w:pPr>
        <w:spacing w:after="0" w:line="336" w:lineRule="auto"/>
      </w:pPr>
      <w:r>
        <w:t xml:space="preserve">  </w:t>
      </w:r>
      <w:r>
        <w:rPr>
          <w:rFonts w:ascii="Canva Sans Bold" w:eastAsia="Canva Sans Bold" w:hAnsi="Canva Sans Bold" w:cs="Canva Sans Bold"/>
          <w:b/>
          <w:bCs/>
          <w:color w:val="000000"/>
          <w:sz w:val="46"/>
          <w:szCs w:val="46"/>
        </w:rPr>
        <w:t xml:space="preserve">API Routing: </w:t>
      </w:r>
    </w:p>
    <w:p w14:paraId="29F46428"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 xml:space="preserve">Main API routes include: </w:t>
      </w:r>
    </w:p>
    <w:p w14:paraId="1FB31539"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register</w:t>
      </w:r>
      <w:proofErr w:type="gramEnd"/>
      <w:r w:rsidRPr="00935C68">
        <w:rPr>
          <w:rFonts w:ascii="Canva Sans Bold" w:eastAsia="Canva Sans Bold" w:hAnsi="Canva Sans Bold" w:cs="Canva Sans Bold"/>
          <w:b/>
          <w:bCs/>
          <w:color w:val="000000"/>
        </w:rPr>
        <w:t xml:space="preserve"> – Register a new user </w:t>
      </w:r>
    </w:p>
    <w:p w14:paraId="3441DDA6"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login</w:t>
      </w:r>
      <w:proofErr w:type="gramEnd"/>
      <w:r w:rsidRPr="00935C68">
        <w:rPr>
          <w:rFonts w:ascii="Canva Sans Bold" w:eastAsia="Canva Sans Bold" w:hAnsi="Canva Sans Bold" w:cs="Canva Sans Bold"/>
          <w:b/>
          <w:bCs/>
          <w:color w:val="000000"/>
        </w:rPr>
        <w:t xml:space="preserve"> – Login user </w:t>
      </w:r>
    </w:p>
    <w:p w14:paraId="5DE0F265"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contacts</w:t>
      </w:r>
      <w:proofErr w:type="gramEnd"/>
      <w:r w:rsidRPr="00935C68">
        <w:rPr>
          <w:rFonts w:ascii="Canva Sans Bold" w:eastAsia="Canva Sans Bold" w:hAnsi="Canva Sans Bold" w:cs="Canva Sans Bold"/>
          <w:b/>
          <w:bCs/>
          <w:color w:val="000000"/>
        </w:rPr>
        <w:t xml:space="preserve"> – View all contacts </w:t>
      </w:r>
    </w:p>
    <w:p w14:paraId="19C00105"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add</w:t>
      </w:r>
      <w:proofErr w:type="gramEnd"/>
      <w:r w:rsidRPr="00935C68">
        <w:rPr>
          <w:rFonts w:ascii="Canva Sans Bold" w:eastAsia="Canva Sans Bold" w:hAnsi="Canva Sans Bold" w:cs="Canva Sans Bold"/>
          <w:b/>
          <w:bCs/>
          <w:color w:val="000000"/>
        </w:rPr>
        <w:t xml:space="preserve">-contact – Add new contact </w:t>
      </w:r>
    </w:p>
    <w:p w14:paraId="75F3E365"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update</w:t>
      </w:r>
      <w:proofErr w:type="gramEnd"/>
      <w:r w:rsidRPr="00935C68">
        <w:rPr>
          <w:rFonts w:ascii="Canva Sans Bold" w:eastAsia="Canva Sans Bold" w:hAnsi="Canva Sans Bold" w:cs="Canva Sans Bold"/>
          <w:b/>
          <w:bCs/>
          <w:color w:val="000000"/>
        </w:rPr>
        <w:t xml:space="preserve">-contact – Edit contact </w:t>
      </w:r>
    </w:p>
    <w:p w14:paraId="28679DF1"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delete</w:t>
      </w:r>
      <w:proofErr w:type="gramEnd"/>
      <w:r w:rsidRPr="00935C68">
        <w:rPr>
          <w:rFonts w:ascii="Canva Sans Bold" w:eastAsia="Canva Sans Bold" w:hAnsi="Canva Sans Bold" w:cs="Canva Sans Bold"/>
          <w:b/>
          <w:bCs/>
          <w:color w:val="000000"/>
        </w:rPr>
        <w:t xml:space="preserve">-contact – Delete contact </w:t>
      </w:r>
    </w:p>
    <w:p w14:paraId="2A22F0F5" w14:textId="77777777" w:rsidR="00546152" w:rsidRPr="00935C68" w:rsidRDefault="00546152" w:rsidP="00546152">
      <w:pPr>
        <w:numPr>
          <w:ilvl w:val="2"/>
          <w:numId w:val="5"/>
        </w:numPr>
        <w:spacing w:after="0" w:line="336" w:lineRule="auto"/>
      </w:pPr>
      <w:r w:rsidRPr="00935C68">
        <w:rPr>
          <w:rFonts w:ascii="Canva Sans Bold" w:eastAsia="Canva Sans Bold" w:hAnsi="Canva Sans Bold" w:cs="Canva Sans Bold"/>
          <w:b/>
          <w:bCs/>
          <w:color w:val="000000"/>
        </w:rPr>
        <w:t>/</w:t>
      </w:r>
      <w:proofErr w:type="gramStart"/>
      <w:r w:rsidRPr="00935C68">
        <w:rPr>
          <w:rFonts w:ascii="Canva Sans Bold" w:eastAsia="Canva Sans Bold" w:hAnsi="Canva Sans Bold" w:cs="Canva Sans Bold"/>
          <w:b/>
          <w:bCs/>
          <w:color w:val="000000"/>
        </w:rPr>
        <w:t>search</w:t>
      </w:r>
      <w:proofErr w:type="gramEnd"/>
      <w:r w:rsidRPr="00935C68">
        <w:rPr>
          <w:rFonts w:ascii="Canva Sans Bold" w:eastAsia="Canva Sans Bold" w:hAnsi="Canva Sans Bold" w:cs="Canva Sans Bold"/>
          <w:b/>
          <w:bCs/>
          <w:color w:val="000000"/>
        </w:rPr>
        <w:t xml:space="preserve">-contact – Search contacts </w:t>
      </w:r>
    </w:p>
    <w:p w14:paraId="1982A8A5" w14:textId="3CE2159F" w:rsidR="00546152" w:rsidRDefault="00546152" w:rsidP="00546152">
      <w:pPr>
        <w:spacing w:before="120" w:after="120" w:line="336" w:lineRule="auto"/>
      </w:pPr>
      <w:r>
        <w:rPr>
          <w:rFonts w:ascii="Canva Sans Bold" w:eastAsia="Canva Sans Bold" w:hAnsi="Canva Sans Bold" w:cs="Canva Sans Bold"/>
          <w:b/>
          <w:bCs/>
          <w:color w:val="000000"/>
          <w:sz w:val="22"/>
          <w:szCs w:val="22"/>
        </w:rPr>
        <w:t xml:space="preserve"> </w:t>
      </w:r>
      <w:r>
        <w:rPr>
          <w:rFonts w:ascii="Canva Sans Bold" w:eastAsia="Canva Sans Bold" w:hAnsi="Canva Sans Bold" w:cs="Canva Sans Bold"/>
          <w:b/>
          <w:bCs/>
          <w:color w:val="1800AD"/>
          <w:sz w:val="58"/>
          <w:szCs w:val="58"/>
        </w:rPr>
        <w:t>___________________________</w:t>
      </w:r>
    </w:p>
    <w:p w14:paraId="6685664F" w14:textId="77777777" w:rsidR="002A4111" w:rsidRDefault="002A4111" w:rsidP="00546152">
      <w:pPr>
        <w:spacing w:before="120" w:after="120" w:line="336" w:lineRule="auto"/>
        <w:rPr>
          <w:rFonts w:ascii="Canva Sans Bold" w:eastAsia="Canva Sans Bold" w:hAnsi="Canva Sans Bold" w:cs="Canva Sans Bold"/>
          <w:b/>
          <w:bCs/>
          <w:color w:val="1800AD"/>
          <w:sz w:val="58"/>
          <w:szCs w:val="58"/>
          <w:u w:val="single" w:color="1800AD"/>
        </w:rPr>
      </w:pPr>
    </w:p>
    <w:p w14:paraId="448C79EA" w14:textId="2CB63E6B" w:rsidR="00546152" w:rsidRDefault="00546152" w:rsidP="00546152">
      <w:pPr>
        <w:spacing w:before="120" w:after="120" w:line="336" w:lineRule="auto"/>
      </w:pPr>
      <w:r>
        <w:rPr>
          <w:rFonts w:ascii="Canva Sans Bold" w:eastAsia="Canva Sans Bold" w:hAnsi="Canva Sans Bold" w:cs="Canva Sans Bold"/>
          <w:b/>
          <w:bCs/>
          <w:color w:val="1800AD"/>
          <w:sz w:val="58"/>
          <w:szCs w:val="58"/>
          <w:u w:val="single" w:color="1800AD"/>
        </w:rPr>
        <w:lastRenderedPageBreak/>
        <w:t xml:space="preserve">4. Setup Instructions: </w:t>
      </w:r>
    </w:p>
    <w:p w14:paraId="5C2DD3C8"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65228E53" w14:textId="77777777" w:rsidR="00546152" w:rsidRDefault="00546152" w:rsidP="00546152">
      <w:pPr>
        <w:numPr>
          <w:ilvl w:val="0"/>
          <w:numId w:val="6"/>
        </w:numPr>
        <w:spacing w:after="0" w:line="336" w:lineRule="auto"/>
      </w:pPr>
      <w:r>
        <w:rPr>
          <w:rFonts w:ascii="Canva Sans Bold" w:eastAsia="Canva Sans Bold" w:hAnsi="Canva Sans Bold" w:cs="Canva Sans Bold"/>
          <w:b/>
          <w:bCs/>
          <w:color w:val="004E7A"/>
          <w:sz w:val="48"/>
          <w:szCs w:val="48"/>
        </w:rPr>
        <w:t xml:space="preserve">Prerequisites: </w:t>
      </w:r>
    </w:p>
    <w:p w14:paraId="79BAEADA"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Node.js (v16+) </w:t>
      </w:r>
    </w:p>
    <w:p w14:paraId="12D0B232"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MongoDB </w:t>
      </w:r>
    </w:p>
    <w:p w14:paraId="6B50EB86"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Git </w:t>
      </w:r>
    </w:p>
    <w:p w14:paraId="1A6858D6"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Visual Studio Code </w:t>
      </w:r>
    </w:p>
    <w:p w14:paraId="3024C59C"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Postman or Thunder Client </w:t>
      </w:r>
    </w:p>
    <w:p w14:paraId="0DBDD089" w14:textId="77777777" w:rsidR="00546152" w:rsidRDefault="00546152" w:rsidP="00546152">
      <w:pPr>
        <w:numPr>
          <w:ilvl w:val="0"/>
          <w:numId w:val="7"/>
        </w:numPr>
        <w:spacing w:after="0" w:line="336" w:lineRule="auto"/>
      </w:pPr>
      <w:r>
        <w:rPr>
          <w:rFonts w:ascii="Canva Sans Bold" w:eastAsia="Canva Sans Bold" w:hAnsi="Canva Sans Bold" w:cs="Canva Sans Bold"/>
          <w:b/>
          <w:bCs/>
          <w:color w:val="004E7A"/>
          <w:sz w:val="48"/>
          <w:szCs w:val="48"/>
        </w:rPr>
        <w:t xml:space="preserve">Installation Steps: </w:t>
      </w:r>
    </w:p>
    <w:p w14:paraId="45F5C999" w14:textId="77777777" w:rsidR="00546152" w:rsidRDefault="00546152" w:rsidP="00546152">
      <w:pPr>
        <w:spacing w:before="120" w:after="120" w:line="336" w:lineRule="auto"/>
      </w:pPr>
      <w:r>
        <w:rPr>
          <w:rFonts w:ascii="Canva Sans Bold" w:eastAsia="Canva Sans Bold" w:hAnsi="Canva Sans Bold" w:cs="Canva Sans Bold"/>
          <w:b/>
          <w:bCs/>
          <w:color w:val="000000"/>
          <w:sz w:val="38"/>
          <w:szCs w:val="38"/>
        </w:rPr>
        <w:t xml:space="preserve">1.Clone the repository: </w:t>
      </w:r>
    </w:p>
    <w:p w14:paraId="0143C468"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r>
        <w:rPr>
          <w:rFonts w:ascii="Canva Sans Bold" w:eastAsia="Canva Sans Bold" w:hAnsi="Canva Sans Bold" w:cs="Canva Sans Bold"/>
          <w:b/>
          <w:bCs/>
          <w:color w:val="000000"/>
          <w:sz w:val="22"/>
          <w:szCs w:val="22"/>
        </w:rPr>
        <w:t xml:space="preserve">git clone https://github.com/your-repo/contact-manager.git </w:t>
      </w:r>
    </w:p>
    <w:p w14:paraId="1FD28ABF" w14:textId="77777777" w:rsidR="00546152" w:rsidRDefault="00546152" w:rsidP="00546152">
      <w:pPr>
        <w:spacing w:before="120" w:after="120" w:line="336" w:lineRule="auto"/>
      </w:pPr>
      <w:r>
        <w:rPr>
          <w:rFonts w:ascii="Canva Sans Bold" w:eastAsia="Canva Sans Bold" w:hAnsi="Canva Sans Bold" w:cs="Canva Sans Bold"/>
          <w:b/>
          <w:bCs/>
          <w:color w:val="000000"/>
          <w:sz w:val="38"/>
          <w:szCs w:val="38"/>
        </w:rPr>
        <w:t xml:space="preserve">2.Install backend dependencies: </w:t>
      </w:r>
    </w:p>
    <w:p w14:paraId="6B21875E" w14:textId="77777777" w:rsidR="00546152" w:rsidRDefault="00546152" w:rsidP="00546152">
      <w:pPr>
        <w:spacing w:before="120" w:after="120" w:line="336" w:lineRule="auto"/>
      </w:pPr>
      <w:r>
        <w:rPr>
          <w:rFonts w:ascii="Canva Sans Bold" w:eastAsia="Canva Sans Bold" w:hAnsi="Canva Sans Bold" w:cs="Canva Sans Bold"/>
          <w:b/>
          <w:bCs/>
          <w:color w:val="000000"/>
          <w:sz w:val="22"/>
          <w:szCs w:val="22"/>
        </w:rPr>
        <w:t xml:space="preserve">    </w:t>
      </w:r>
      <w:r>
        <w:rPr>
          <w:rFonts w:ascii="Canva Sans Bold" w:eastAsia="Canva Sans Bold" w:hAnsi="Canva Sans Bold" w:cs="Canva Sans Bold"/>
          <w:b/>
          <w:bCs/>
          <w:color w:val="000000"/>
          <w:sz w:val="32"/>
          <w:szCs w:val="32"/>
        </w:rPr>
        <w:t xml:space="preserve">    cd server </w:t>
      </w:r>
      <w:r>
        <w:rPr>
          <w:rFonts w:ascii="Canva Sans Bold" w:eastAsia="Canva Sans Bold" w:hAnsi="Canva Sans Bold" w:cs="Canva Sans Bold"/>
          <w:b/>
          <w:bCs/>
          <w:color w:val="000000"/>
          <w:sz w:val="32"/>
          <w:szCs w:val="32"/>
        </w:rPr>
        <w:br/>
        <w:t xml:space="preserve">        </w:t>
      </w:r>
      <w:proofErr w:type="spellStart"/>
      <w:r>
        <w:rPr>
          <w:rFonts w:ascii="Canva Sans Bold" w:eastAsia="Canva Sans Bold" w:hAnsi="Canva Sans Bold" w:cs="Canva Sans Bold"/>
          <w:b/>
          <w:bCs/>
          <w:color w:val="000000"/>
          <w:sz w:val="32"/>
          <w:szCs w:val="32"/>
        </w:rPr>
        <w:t>npm</w:t>
      </w:r>
      <w:proofErr w:type="spellEnd"/>
      <w:r>
        <w:rPr>
          <w:rFonts w:ascii="Canva Sans Bold" w:eastAsia="Canva Sans Bold" w:hAnsi="Canva Sans Bold" w:cs="Canva Sans Bold"/>
          <w:b/>
          <w:bCs/>
          <w:color w:val="000000"/>
          <w:sz w:val="32"/>
          <w:szCs w:val="32"/>
        </w:rPr>
        <w:t xml:space="preserve"> install </w:t>
      </w:r>
    </w:p>
    <w:p w14:paraId="00531F85" w14:textId="77777777" w:rsidR="00546152" w:rsidRDefault="00546152" w:rsidP="00546152">
      <w:pPr>
        <w:spacing w:before="120" w:after="120" w:line="336" w:lineRule="auto"/>
      </w:pPr>
      <w:r>
        <w:rPr>
          <w:rFonts w:ascii="Canva Sans Bold" w:eastAsia="Canva Sans Bold" w:hAnsi="Canva Sans Bold" w:cs="Canva Sans Bold"/>
          <w:b/>
          <w:bCs/>
          <w:color w:val="000000"/>
          <w:sz w:val="38"/>
          <w:szCs w:val="38"/>
        </w:rPr>
        <w:t xml:space="preserve">3.Start backend server: </w:t>
      </w:r>
    </w:p>
    <w:p w14:paraId="0FECDEA7"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r>
        <w:rPr>
          <w:rFonts w:ascii="Canva Sans Bold" w:eastAsia="Canva Sans Bold" w:hAnsi="Canva Sans Bold" w:cs="Canva Sans Bold"/>
          <w:b/>
          <w:bCs/>
          <w:color w:val="000000"/>
          <w:sz w:val="30"/>
          <w:szCs w:val="30"/>
        </w:rPr>
        <w:t xml:space="preserve">   </w:t>
      </w:r>
      <w:proofErr w:type="spellStart"/>
      <w:r>
        <w:rPr>
          <w:rFonts w:ascii="Canva Sans Bold" w:eastAsia="Canva Sans Bold" w:hAnsi="Canva Sans Bold" w:cs="Canva Sans Bold"/>
          <w:b/>
          <w:bCs/>
          <w:color w:val="000000"/>
          <w:sz w:val="26"/>
          <w:szCs w:val="26"/>
        </w:rPr>
        <w:t>npm</w:t>
      </w:r>
      <w:proofErr w:type="spellEnd"/>
      <w:r>
        <w:rPr>
          <w:rFonts w:ascii="Canva Sans Bold" w:eastAsia="Canva Sans Bold" w:hAnsi="Canva Sans Bold" w:cs="Canva Sans Bold"/>
          <w:b/>
          <w:bCs/>
          <w:color w:val="000000"/>
          <w:sz w:val="26"/>
          <w:szCs w:val="26"/>
        </w:rPr>
        <w:t xml:space="preserve"> start </w:t>
      </w:r>
    </w:p>
    <w:p w14:paraId="0D265C07" w14:textId="77777777" w:rsidR="00546152" w:rsidRDefault="00546152" w:rsidP="00546152">
      <w:pPr>
        <w:spacing w:before="120" w:after="120" w:line="336" w:lineRule="auto"/>
      </w:pPr>
      <w:r>
        <w:rPr>
          <w:rFonts w:ascii="Canva Sans Bold" w:eastAsia="Canva Sans Bold" w:hAnsi="Canva Sans Bold" w:cs="Canva Sans Bold"/>
          <w:b/>
          <w:bCs/>
          <w:color w:val="000000"/>
          <w:sz w:val="26"/>
          <w:szCs w:val="26"/>
        </w:rPr>
        <w:t xml:space="preserve"> </w:t>
      </w:r>
    </w:p>
    <w:p w14:paraId="13A53299" w14:textId="6E1D2401" w:rsidR="00546152" w:rsidRDefault="00546152" w:rsidP="00546152">
      <w:pPr>
        <w:spacing w:before="120" w:after="120" w:line="336" w:lineRule="auto"/>
      </w:pPr>
      <w:r>
        <w:rPr>
          <w:rFonts w:ascii="Canva Sans Bold" w:eastAsia="Canva Sans Bold" w:hAnsi="Canva Sans Bold" w:cs="Canva Sans Bold"/>
          <w:b/>
          <w:bCs/>
          <w:color w:val="1800AD"/>
          <w:sz w:val="58"/>
          <w:szCs w:val="58"/>
        </w:rPr>
        <w:t>________________________</w:t>
      </w:r>
    </w:p>
    <w:p w14:paraId="2E05197A" w14:textId="77777777" w:rsidR="002A4111" w:rsidRDefault="002A4111" w:rsidP="00546152">
      <w:pPr>
        <w:spacing w:before="120" w:after="120" w:line="336" w:lineRule="auto"/>
        <w:rPr>
          <w:rFonts w:ascii="Canva Sans Bold" w:eastAsia="Canva Sans Bold" w:hAnsi="Canva Sans Bold" w:cs="Canva Sans Bold"/>
          <w:b/>
          <w:bCs/>
          <w:color w:val="1800AD"/>
          <w:sz w:val="58"/>
          <w:szCs w:val="58"/>
          <w:u w:val="single" w:color="1800AD"/>
        </w:rPr>
      </w:pPr>
    </w:p>
    <w:p w14:paraId="671E5E68" w14:textId="4DEF04DD" w:rsidR="00DD6694" w:rsidRDefault="00546152" w:rsidP="00546152">
      <w:pPr>
        <w:spacing w:before="120" w:after="120" w:line="336" w:lineRule="auto"/>
        <w:rPr>
          <w:rFonts w:ascii="Canva Sans Bold" w:eastAsia="Canva Sans Bold" w:hAnsi="Canva Sans Bold" w:cs="Canva Sans Bold"/>
          <w:b/>
          <w:bCs/>
          <w:color w:val="1800AD"/>
          <w:sz w:val="58"/>
          <w:szCs w:val="58"/>
          <w:u w:val="single" w:color="1800AD"/>
        </w:rPr>
      </w:pPr>
      <w:r>
        <w:rPr>
          <w:rFonts w:ascii="Canva Sans Bold" w:eastAsia="Canva Sans Bold" w:hAnsi="Canva Sans Bold" w:cs="Canva Sans Bold"/>
          <w:b/>
          <w:bCs/>
          <w:color w:val="1800AD"/>
          <w:sz w:val="58"/>
          <w:szCs w:val="58"/>
          <w:u w:val="single" w:color="1800AD"/>
        </w:rPr>
        <w:lastRenderedPageBreak/>
        <w:t xml:space="preserve">5. Folder Structure: </w:t>
      </w:r>
    </w:p>
    <w:p w14:paraId="16FBDFEF" w14:textId="77777777" w:rsidR="0095732D" w:rsidRDefault="0095732D" w:rsidP="00546152">
      <w:pPr>
        <w:spacing w:before="120" w:after="120" w:line="336" w:lineRule="auto"/>
      </w:pPr>
    </w:p>
    <w:p w14:paraId="68AAE2EB"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Contact-Manager/</w:t>
      </w:r>
    </w:p>
    <w:p w14:paraId="7ED0479B"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w:t>
      </w:r>
    </w:p>
    <w:p w14:paraId="1757F747"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server/</w:t>
      </w:r>
    </w:p>
    <w:p w14:paraId="24B61CE9"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controllers/</w:t>
      </w:r>
    </w:p>
    <w:p w14:paraId="797FE05F"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models/</w:t>
      </w:r>
    </w:p>
    <w:p w14:paraId="39CF9286"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routes/</w:t>
      </w:r>
    </w:p>
    <w:p w14:paraId="6B34FBD0"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middleware/</w:t>
      </w:r>
    </w:p>
    <w:p w14:paraId="6AAD524C"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config/</w:t>
      </w:r>
    </w:p>
    <w:p w14:paraId="163B11A4" w14:textId="77777777" w:rsidR="0095732D" w:rsidRP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server.js</w:t>
      </w:r>
    </w:p>
    <w:p w14:paraId="732086DC" w14:textId="77777777" w:rsidR="0095732D" w:rsidRDefault="0095732D" w:rsidP="0095732D">
      <w:pPr>
        <w:spacing w:before="120" w:after="120" w:line="336" w:lineRule="auto"/>
        <w:rPr>
          <w:rFonts w:ascii="Canva Sans Bold" w:eastAsia="Canva Sans Bold" w:hAnsi="Canva Sans Bold" w:cs="Canva Sans Bold"/>
          <w:b/>
          <w:bCs/>
          <w:color w:val="0D0D0D" w:themeColor="text1" w:themeTint="F2"/>
          <w:sz w:val="40"/>
          <w:szCs w:val="40"/>
        </w:rPr>
      </w:pPr>
      <w:r w:rsidRPr="0095732D">
        <w:rPr>
          <w:rFonts w:ascii="Canva Sans Bold" w:eastAsia="Canva Sans Bold" w:hAnsi="Canva Sans Bold" w:cs="Canva Sans Bold"/>
          <w:b/>
          <w:bCs/>
          <w:color w:val="0D0D0D" w:themeColor="text1" w:themeTint="F2"/>
          <w:sz w:val="40"/>
          <w:szCs w:val="40"/>
        </w:rPr>
        <w:t xml:space="preserve">│ </w:t>
      </w:r>
      <w:r w:rsidRPr="0095732D">
        <w:rPr>
          <w:rFonts w:ascii="MS Gothic" w:eastAsia="MS Gothic" w:hAnsi="MS Gothic" w:cs="MS Gothic" w:hint="eastAsia"/>
          <w:b/>
          <w:bCs/>
          <w:color w:val="0D0D0D" w:themeColor="text1" w:themeTint="F2"/>
          <w:sz w:val="40"/>
          <w:szCs w:val="40"/>
        </w:rPr>
        <w:t>├</w:t>
      </w:r>
      <w:r w:rsidRPr="0095732D">
        <w:rPr>
          <w:rFonts w:ascii="Calibri" w:eastAsia="Canva Sans Bold" w:hAnsi="Calibri" w:cs="Calibri"/>
          <w:b/>
          <w:bCs/>
          <w:color w:val="0D0D0D" w:themeColor="text1" w:themeTint="F2"/>
          <w:sz w:val="40"/>
          <w:szCs w:val="40"/>
        </w:rPr>
        <w:t>──</w:t>
      </w:r>
      <w:r w:rsidRPr="0095732D">
        <w:rPr>
          <w:rFonts w:ascii="Canva Sans Bold" w:eastAsia="Canva Sans Bold" w:hAnsi="Canva Sans Bold" w:cs="Canva Sans Bold"/>
          <w:b/>
          <w:bCs/>
          <w:color w:val="0D0D0D" w:themeColor="text1" w:themeTint="F2"/>
          <w:sz w:val="40"/>
          <w:szCs w:val="40"/>
        </w:rPr>
        <w:t xml:space="preserve"> </w:t>
      </w:r>
      <w:proofErr w:type="spellStart"/>
      <w:proofErr w:type="gramStart"/>
      <w:r w:rsidRPr="0095732D">
        <w:rPr>
          <w:rFonts w:ascii="Canva Sans Bold" w:eastAsia="Canva Sans Bold" w:hAnsi="Canva Sans Bold" w:cs="Canva Sans Bold"/>
          <w:b/>
          <w:bCs/>
          <w:color w:val="0D0D0D" w:themeColor="text1" w:themeTint="F2"/>
          <w:sz w:val="40"/>
          <w:szCs w:val="40"/>
        </w:rPr>
        <w:t>package.json</w:t>
      </w:r>
      <w:proofErr w:type="spellEnd"/>
      <w:proofErr w:type="gramEnd"/>
    </w:p>
    <w:p w14:paraId="28D39FF8" w14:textId="77777777" w:rsidR="00DD6694" w:rsidRPr="0095732D" w:rsidRDefault="00DD6694" w:rsidP="0095732D">
      <w:pPr>
        <w:spacing w:before="120" w:after="120" w:line="336" w:lineRule="auto"/>
        <w:rPr>
          <w:rFonts w:ascii="Canva Sans Bold" w:eastAsia="Canva Sans Bold" w:hAnsi="Canva Sans Bold" w:cs="Canva Sans Bold"/>
          <w:b/>
          <w:bCs/>
          <w:color w:val="0D0D0D" w:themeColor="text1" w:themeTint="F2"/>
          <w:sz w:val="40"/>
          <w:szCs w:val="40"/>
        </w:rPr>
      </w:pPr>
    </w:p>
    <w:p w14:paraId="2B209479" w14:textId="13121353" w:rsidR="00DB2841" w:rsidRPr="003C3652" w:rsidRDefault="00546152" w:rsidP="00546152">
      <w:pPr>
        <w:spacing w:before="120" w:after="120" w:line="336" w:lineRule="auto"/>
      </w:pPr>
      <w:r>
        <w:rPr>
          <w:rFonts w:ascii="Canva Sans Bold" w:eastAsia="Canva Sans Bold" w:hAnsi="Canva Sans Bold" w:cs="Canva Sans Bold"/>
          <w:b/>
          <w:bCs/>
          <w:color w:val="1800AD"/>
          <w:sz w:val="58"/>
          <w:szCs w:val="58"/>
        </w:rPr>
        <w:t>___________________________</w:t>
      </w:r>
    </w:p>
    <w:p w14:paraId="2602826A" w14:textId="77777777" w:rsidR="00BB03E0" w:rsidRDefault="00BB03E0" w:rsidP="00546152">
      <w:pPr>
        <w:spacing w:before="120" w:after="120" w:line="336" w:lineRule="auto"/>
        <w:rPr>
          <w:rFonts w:ascii="Canva Sans Bold" w:eastAsia="Canva Sans Bold" w:hAnsi="Canva Sans Bold" w:cs="Canva Sans Bold"/>
          <w:b/>
          <w:bCs/>
          <w:color w:val="1800AD"/>
          <w:sz w:val="58"/>
          <w:szCs w:val="58"/>
          <w:u w:val="single" w:color="1800AD"/>
        </w:rPr>
      </w:pPr>
    </w:p>
    <w:p w14:paraId="633D215D" w14:textId="77777777" w:rsidR="00BB03E0" w:rsidRDefault="00BB03E0" w:rsidP="00546152">
      <w:pPr>
        <w:spacing w:before="120" w:after="120" w:line="336" w:lineRule="auto"/>
        <w:rPr>
          <w:rFonts w:ascii="Canva Sans Bold" w:eastAsia="Canva Sans Bold" w:hAnsi="Canva Sans Bold" w:cs="Canva Sans Bold"/>
          <w:b/>
          <w:bCs/>
          <w:color w:val="1800AD"/>
          <w:sz w:val="58"/>
          <w:szCs w:val="58"/>
          <w:u w:val="single" w:color="1800AD"/>
        </w:rPr>
      </w:pPr>
    </w:p>
    <w:p w14:paraId="0F73147A" w14:textId="4951D3F4" w:rsidR="00546152" w:rsidRDefault="00546152" w:rsidP="00546152">
      <w:pPr>
        <w:spacing w:before="120" w:after="120" w:line="336" w:lineRule="auto"/>
      </w:pPr>
      <w:r>
        <w:rPr>
          <w:rFonts w:ascii="Canva Sans Bold" w:eastAsia="Canva Sans Bold" w:hAnsi="Canva Sans Bold" w:cs="Canva Sans Bold"/>
          <w:b/>
          <w:bCs/>
          <w:color w:val="1800AD"/>
          <w:sz w:val="58"/>
          <w:szCs w:val="58"/>
          <w:u w:val="single" w:color="1800AD"/>
        </w:rPr>
        <w:lastRenderedPageBreak/>
        <w:t xml:space="preserve">6. Running the Application: </w:t>
      </w:r>
    </w:p>
    <w:p w14:paraId="4CE53B1D" w14:textId="77777777" w:rsidR="00546152" w:rsidRPr="00935C68" w:rsidRDefault="00546152" w:rsidP="00546152">
      <w:pPr>
        <w:numPr>
          <w:ilvl w:val="0"/>
          <w:numId w:val="8"/>
        </w:numPr>
        <w:spacing w:after="0" w:line="336" w:lineRule="auto"/>
        <w:rPr>
          <w:sz w:val="36"/>
          <w:szCs w:val="36"/>
        </w:rPr>
      </w:pPr>
      <w:r w:rsidRPr="00935C68">
        <w:rPr>
          <w:rFonts w:ascii="Canva Sans Bold" w:eastAsia="Canva Sans Bold" w:hAnsi="Canva Sans Bold" w:cs="Canva Sans Bold"/>
          <w:b/>
          <w:bCs/>
          <w:color w:val="000000"/>
          <w:sz w:val="36"/>
          <w:szCs w:val="36"/>
        </w:rPr>
        <w:t xml:space="preserve">Start Backend </w:t>
      </w:r>
    </w:p>
    <w:p w14:paraId="11199EDE" w14:textId="77777777" w:rsidR="00546152" w:rsidRPr="00935C68" w:rsidRDefault="00546152" w:rsidP="00546152">
      <w:pPr>
        <w:spacing w:before="120" w:after="120" w:line="336" w:lineRule="auto"/>
        <w:ind w:left="1200"/>
      </w:pPr>
      <w:r w:rsidRPr="00935C68">
        <w:rPr>
          <w:rFonts w:ascii="Canva Sans Bold" w:eastAsia="Canva Sans Bold" w:hAnsi="Canva Sans Bold" w:cs="Canva Sans Bold"/>
          <w:b/>
          <w:bCs/>
          <w:color w:val="000000"/>
        </w:rPr>
        <w:t>cd server </w:t>
      </w:r>
      <w:r w:rsidRPr="00935C68">
        <w:rPr>
          <w:rFonts w:ascii="Canva Sans Bold" w:eastAsia="Canva Sans Bold" w:hAnsi="Canva Sans Bold" w:cs="Canva Sans Bold"/>
          <w:b/>
          <w:bCs/>
          <w:color w:val="000000"/>
        </w:rPr>
        <w:br/>
      </w:r>
      <w:proofErr w:type="spellStart"/>
      <w:r w:rsidRPr="00935C68">
        <w:rPr>
          <w:rFonts w:ascii="Canva Sans Bold" w:eastAsia="Canva Sans Bold" w:hAnsi="Canva Sans Bold" w:cs="Canva Sans Bold"/>
          <w:b/>
          <w:bCs/>
          <w:color w:val="000000"/>
        </w:rPr>
        <w:t>npm</w:t>
      </w:r>
      <w:proofErr w:type="spellEnd"/>
      <w:r w:rsidRPr="00935C68">
        <w:rPr>
          <w:rFonts w:ascii="Canva Sans Bold" w:eastAsia="Canva Sans Bold" w:hAnsi="Canva Sans Bold" w:cs="Canva Sans Bold"/>
          <w:b/>
          <w:bCs/>
          <w:color w:val="000000"/>
        </w:rPr>
        <w:t xml:space="preserve"> start </w:t>
      </w:r>
    </w:p>
    <w:p w14:paraId="1EF065D8" w14:textId="77777777" w:rsidR="00546152" w:rsidRPr="00935C68" w:rsidRDefault="00546152" w:rsidP="00546152">
      <w:pPr>
        <w:numPr>
          <w:ilvl w:val="0"/>
          <w:numId w:val="9"/>
        </w:numPr>
        <w:spacing w:after="0" w:line="336" w:lineRule="auto"/>
        <w:rPr>
          <w:sz w:val="36"/>
          <w:szCs w:val="36"/>
        </w:rPr>
      </w:pPr>
      <w:r w:rsidRPr="00935C68">
        <w:rPr>
          <w:rFonts w:ascii="Canva Sans Bold" w:eastAsia="Canva Sans Bold" w:hAnsi="Canva Sans Bold" w:cs="Canva Sans Bold"/>
          <w:b/>
          <w:bCs/>
          <w:color w:val="000000"/>
          <w:sz w:val="36"/>
          <w:szCs w:val="36"/>
        </w:rPr>
        <w:t xml:space="preserve">Server will run at: </w:t>
      </w:r>
    </w:p>
    <w:p w14:paraId="077FD5FB" w14:textId="77777777" w:rsidR="00546152" w:rsidRPr="00935C68" w:rsidRDefault="00546152" w:rsidP="00546152">
      <w:pPr>
        <w:spacing w:before="120" w:after="120" w:line="336" w:lineRule="auto"/>
        <w:ind w:left="1200"/>
      </w:pPr>
      <w:r w:rsidRPr="00935C68">
        <w:rPr>
          <w:rFonts w:ascii="Canva Sans Bold" w:eastAsia="Canva Sans Bold" w:hAnsi="Canva Sans Bold" w:cs="Canva Sans Bold"/>
          <w:b/>
          <w:bCs/>
          <w:color w:val="000000"/>
        </w:rPr>
        <w:t xml:space="preserve">http://localhost:5000 </w:t>
      </w:r>
    </w:p>
    <w:p w14:paraId="227C571D" w14:textId="0783D5B1" w:rsidR="00546152" w:rsidRDefault="00546152" w:rsidP="00546152">
      <w:pPr>
        <w:spacing w:before="120" w:after="120" w:line="336" w:lineRule="auto"/>
      </w:pPr>
      <w:r>
        <w:rPr>
          <w:rFonts w:ascii="Canva Sans Bold" w:eastAsia="Canva Sans Bold" w:hAnsi="Canva Sans Bold" w:cs="Canva Sans Bold"/>
          <w:b/>
          <w:bCs/>
          <w:color w:val="1800AD"/>
          <w:sz w:val="58"/>
          <w:szCs w:val="58"/>
        </w:rPr>
        <w:t>___________________________</w:t>
      </w:r>
    </w:p>
    <w:p w14:paraId="1726ADD5" w14:textId="77777777" w:rsidR="00546152" w:rsidRDefault="00546152" w:rsidP="00546152">
      <w:pPr>
        <w:spacing w:before="120" w:after="120" w:line="336" w:lineRule="auto"/>
      </w:pPr>
      <w:r>
        <w:rPr>
          <w:rFonts w:ascii="Canva Sans Bold" w:eastAsia="Canva Sans Bold" w:hAnsi="Canva Sans Bold" w:cs="Canva Sans Bold"/>
          <w:b/>
          <w:bCs/>
          <w:color w:val="1800AD"/>
          <w:sz w:val="22"/>
          <w:szCs w:val="22"/>
        </w:rPr>
        <w:t xml:space="preserve"> </w:t>
      </w:r>
    </w:p>
    <w:p w14:paraId="69BF8947" w14:textId="03877471" w:rsidR="00546152" w:rsidRDefault="00546152" w:rsidP="00546152">
      <w:pPr>
        <w:spacing w:before="120" w:after="120" w:line="336" w:lineRule="auto"/>
      </w:pPr>
      <w:r>
        <w:rPr>
          <w:rFonts w:ascii="Canva Sans Bold" w:eastAsia="Canva Sans Bold" w:hAnsi="Canva Sans Bold" w:cs="Canva Sans Bold"/>
          <w:b/>
          <w:bCs/>
          <w:color w:val="1800AD"/>
          <w:sz w:val="58"/>
          <w:szCs w:val="58"/>
          <w:u w:val="single" w:color="1800AD"/>
        </w:rPr>
        <w:t xml:space="preserve">7. Component Documentation: </w:t>
      </w:r>
      <w:r>
        <w:rPr>
          <w:rFonts w:ascii="Canva Sans Bold" w:eastAsia="Canva Sans Bold" w:hAnsi="Canva Sans Bold" w:cs="Canva Sans Bold"/>
          <w:b/>
          <w:bCs/>
          <w:color w:val="1800AD"/>
          <w:sz w:val="22"/>
          <w:szCs w:val="22"/>
        </w:rPr>
        <w:t xml:space="preserve"> </w:t>
      </w:r>
    </w:p>
    <w:p w14:paraId="7402591C" w14:textId="77777777" w:rsidR="00546152" w:rsidRPr="004C04EB" w:rsidRDefault="00546152" w:rsidP="00546152">
      <w:pPr>
        <w:numPr>
          <w:ilvl w:val="0"/>
          <w:numId w:val="10"/>
        </w:numPr>
        <w:spacing w:after="0" w:line="336" w:lineRule="auto"/>
        <w:rPr>
          <w:sz w:val="40"/>
          <w:szCs w:val="40"/>
        </w:rPr>
      </w:pPr>
      <w:r w:rsidRPr="004C04EB">
        <w:rPr>
          <w:rFonts w:ascii="Canva Sans Bold" w:eastAsia="Canva Sans Bold" w:hAnsi="Canva Sans Bold" w:cs="Canva Sans Bold"/>
          <w:b/>
          <w:bCs/>
          <w:color w:val="000000"/>
          <w:sz w:val="40"/>
          <w:szCs w:val="40"/>
        </w:rPr>
        <w:t xml:space="preserve">Authentication: </w:t>
      </w:r>
    </w:p>
    <w:p w14:paraId="19216BBA" w14:textId="77777777" w:rsidR="00546152" w:rsidRPr="004C04EB" w:rsidRDefault="00546152" w:rsidP="00546152">
      <w:pPr>
        <w:spacing w:before="120" w:after="120" w:line="336" w:lineRule="auto"/>
        <w:ind w:left="1200"/>
      </w:pPr>
      <w:r w:rsidRPr="004C04EB">
        <w:rPr>
          <w:rFonts w:ascii="Canva Sans Bold" w:eastAsia="Canva Sans Bold" w:hAnsi="Canva Sans Bold" w:cs="Canva Sans Bold"/>
          <w:b/>
          <w:bCs/>
          <w:color w:val="000000"/>
        </w:rPr>
        <w:t xml:space="preserve">Handles user registration and login. </w:t>
      </w:r>
    </w:p>
    <w:p w14:paraId="322E8F6B" w14:textId="77777777" w:rsidR="00546152" w:rsidRPr="004C04EB" w:rsidRDefault="00546152" w:rsidP="00546152">
      <w:pPr>
        <w:numPr>
          <w:ilvl w:val="0"/>
          <w:numId w:val="11"/>
        </w:numPr>
        <w:spacing w:after="0" w:line="336" w:lineRule="auto"/>
        <w:rPr>
          <w:sz w:val="40"/>
          <w:szCs w:val="40"/>
        </w:rPr>
      </w:pPr>
      <w:r w:rsidRPr="004C04EB">
        <w:rPr>
          <w:rFonts w:ascii="Canva Sans Bold" w:eastAsia="Canva Sans Bold" w:hAnsi="Canva Sans Bold" w:cs="Canva Sans Bold"/>
          <w:b/>
          <w:bCs/>
          <w:color w:val="000000"/>
          <w:sz w:val="40"/>
          <w:szCs w:val="40"/>
        </w:rPr>
        <w:t xml:space="preserve">Contacts: </w:t>
      </w:r>
    </w:p>
    <w:p w14:paraId="3F40D556" w14:textId="77777777" w:rsidR="00546152" w:rsidRPr="004C04EB" w:rsidRDefault="00546152" w:rsidP="00546152">
      <w:pPr>
        <w:spacing w:before="120" w:after="120" w:line="336" w:lineRule="auto"/>
        <w:ind w:left="1200"/>
      </w:pPr>
      <w:r w:rsidRPr="004C04EB">
        <w:rPr>
          <w:rFonts w:ascii="Canva Sans Bold" w:eastAsia="Canva Sans Bold" w:hAnsi="Canva Sans Bold" w:cs="Canva Sans Bold"/>
          <w:b/>
          <w:bCs/>
          <w:color w:val="000000"/>
        </w:rPr>
        <w:t xml:space="preserve">Allows users to create, update, delete, and view contacts. </w:t>
      </w:r>
    </w:p>
    <w:p w14:paraId="35451970" w14:textId="77777777" w:rsidR="00546152" w:rsidRPr="004C04EB" w:rsidRDefault="00546152" w:rsidP="00546152">
      <w:pPr>
        <w:numPr>
          <w:ilvl w:val="0"/>
          <w:numId w:val="12"/>
        </w:numPr>
        <w:spacing w:after="0" w:line="336" w:lineRule="auto"/>
        <w:rPr>
          <w:sz w:val="40"/>
          <w:szCs w:val="40"/>
        </w:rPr>
      </w:pPr>
      <w:r w:rsidRPr="004C04EB">
        <w:rPr>
          <w:rFonts w:ascii="Canva Sans Bold" w:eastAsia="Canva Sans Bold" w:hAnsi="Canva Sans Bold" w:cs="Canva Sans Bold"/>
          <w:b/>
          <w:bCs/>
          <w:color w:val="000000"/>
          <w:sz w:val="40"/>
          <w:szCs w:val="40"/>
        </w:rPr>
        <w:t xml:space="preserve">Search: </w:t>
      </w:r>
    </w:p>
    <w:p w14:paraId="36EDA552" w14:textId="77777777" w:rsidR="00546152" w:rsidRPr="004C04EB" w:rsidRDefault="00546152" w:rsidP="00546152">
      <w:pPr>
        <w:spacing w:before="120" w:after="120" w:line="336" w:lineRule="auto"/>
        <w:ind w:left="1200"/>
      </w:pPr>
      <w:r w:rsidRPr="004C04EB">
        <w:rPr>
          <w:rFonts w:ascii="Canva Sans Bold" w:eastAsia="Canva Sans Bold" w:hAnsi="Canva Sans Bold" w:cs="Canva Sans Bold"/>
          <w:b/>
          <w:bCs/>
          <w:color w:val="000000"/>
        </w:rPr>
        <w:t xml:space="preserve">Allows searching contacts by name, email, phone, or tags. </w:t>
      </w:r>
    </w:p>
    <w:p w14:paraId="55EC0724" w14:textId="77777777" w:rsidR="00546152" w:rsidRPr="0079760A" w:rsidRDefault="00546152" w:rsidP="00546152">
      <w:pPr>
        <w:numPr>
          <w:ilvl w:val="0"/>
          <w:numId w:val="13"/>
        </w:numPr>
        <w:spacing w:after="0" w:line="336" w:lineRule="auto"/>
        <w:rPr>
          <w:sz w:val="40"/>
          <w:szCs w:val="40"/>
        </w:rPr>
      </w:pPr>
      <w:r w:rsidRPr="0079760A">
        <w:rPr>
          <w:rFonts w:ascii="Canva Sans Bold" w:eastAsia="Canva Sans Bold" w:hAnsi="Canva Sans Bold" w:cs="Canva Sans Bold"/>
          <w:b/>
          <w:bCs/>
          <w:color w:val="000000"/>
          <w:sz w:val="40"/>
          <w:szCs w:val="40"/>
        </w:rPr>
        <w:t xml:space="preserve">Middleware: </w:t>
      </w:r>
    </w:p>
    <w:p w14:paraId="5ADACD70" w14:textId="77777777" w:rsidR="00546152" w:rsidRDefault="00546152" w:rsidP="00546152">
      <w:pPr>
        <w:spacing w:before="120" w:after="120" w:line="336" w:lineRule="auto"/>
        <w:ind w:left="1200"/>
      </w:pPr>
      <w:r>
        <w:rPr>
          <w:rFonts w:ascii="Canva Sans Bold" w:eastAsia="Canva Sans Bold" w:hAnsi="Canva Sans Bold" w:cs="Canva Sans Bold"/>
          <w:b/>
          <w:bCs/>
          <w:color w:val="000000"/>
          <w:sz w:val="32"/>
          <w:szCs w:val="32"/>
        </w:rPr>
        <w:t xml:space="preserve">Handles authentication verification and error handling. </w:t>
      </w:r>
    </w:p>
    <w:p w14:paraId="170827F8" w14:textId="77777777" w:rsidR="00546152" w:rsidRDefault="00546152" w:rsidP="00546152">
      <w:pPr>
        <w:spacing w:before="120" w:after="120" w:line="336" w:lineRule="auto"/>
      </w:pPr>
      <w:r>
        <w:rPr>
          <w:rFonts w:ascii="Canva Sans Bold" w:eastAsia="Canva Sans Bold" w:hAnsi="Canva Sans Bold" w:cs="Canva Sans Bold"/>
          <w:b/>
          <w:bCs/>
          <w:color w:val="000000"/>
          <w:sz w:val="32"/>
          <w:szCs w:val="32"/>
        </w:rPr>
        <w:t xml:space="preserve"> </w:t>
      </w:r>
    </w:p>
    <w:p w14:paraId="2EF20640" w14:textId="7C536BAD" w:rsidR="00546152" w:rsidRDefault="00546152" w:rsidP="00546152">
      <w:pPr>
        <w:spacing w:before="120" w:after="120" w:line="336" w:lineRule="auto"/>
      </w:pPr>
      <w:r>
        <w:rPr>
          <w:rFonts w:ascii="Canva Sans Bold" w:eastAsia="Canva Sans Bold" w:hAnsi="Canva Sans Bold" w:cs="Canva Sans Bold"/>
          <w:b/>
          <w:bCs/>
          <w:color w:val="1800AD"/>
          <w:sz w:val="58"/>
          <w:szCs w:val="58"/>
        </w:rPr>
        <w:t>______________________</w:t>
      </w:r>
    </w:p>
    <w:p w14:paraId="15E67EB9" w14:textId="77777777" w:rsidR="00546152" w:rsidRDefault="00546152" w:rsidP="00546152">
      <w:pPr>
        <w:spacing w:before="120" w:after="120" w:line="336" w:lineRule="auto"/>
      </w:pPr>
      <w:r>
        <w:rPr>
          <w:rFonts w:ascii="Canva Sans Bold" w:eastAsia="Canva Sans Bold" w:hAnsi="Canva Sans Bold" w:cs="Canva Sans Bold"/>
          <w:b/>
          <w:bCs/>
          <w:color w:val="1800AD"/>
        </w:rPr>
        <w:lastRenderedPageBreak/>
        <w:t xml:space="preserve"> </w:t>
      </w:r>
    </w:p>
    <w:p w14:paraId="46983EE5" w14:textId="77777777" w:rsidR="00546152" w:rsidRDefault="00546152" w:rsidP="00546152">
      <w:pPr>
        <w:spacing w:before="120" w:after="120" w:line="336" w:lineRule="auto"/>
      </w:pPr>
    </w:p>
    <w:p w14:paraId="59B1C02A" w14:textId="77777777" w:rsidR="00546152" w:rsidRDefault="00546152" w:rsidP="00546152">
      <w:pPr>
        <w:spacing w:before="120" w:after="120" w:line="336" w:lineRule="auto"/>
      </w:pPr>
      <w:r>
        <w:rPr>
          <w:rFonts w:ascii="Canva Sans Bold" w:eastAsia="Canva Sans Bold" w:hAnsi="Canva Sans Bold" w:cs="Canva Sans Bold"/>
          <w:b/>
          <w:bCs/>
          <w:color w:val="1800AD"/>
          <w:sz w:val="58"/>
          <w:szCs w:val="58"/>
          <w:u w:val="single" w:color="1800AD"/>
        </w:rPr>
        <w:t xml:space="preserve">8. Database Design: </w:t>
      </w:r>
    </w:p>
    <w:p w14:paraId="1325F775" w14:textId="77777777" w:rsidR="00546152" w:rsidRDefault="00546152" w:rsidP="00546152">
      <w:pPr>
        <w:spacing w:before="120" w:after="120" w:line="336" w:lineRule="auto"/>
      </w:pPr>
      <w:r>
        <w:rPr>
          <w:rFonts w:ascii="Canva Sans Bold" w:eastAsia="Canva Sans Bold" w:hAnsi="Canva Sans Bold" w:cs="Canva Sans Bold"/>
          <w:b/>
          <w:bCs/>
          <w:color w:val="000000"/>
          <w:sz w:val="22"/>
          <w:szCs w:val="22"/>
        </w:rPr>
        <w:t xml:space="preserve">   </w:t>
      </w:r>
      <w:r>
        <w:rPr>
          <w:rFonts w:ascii="Canva Sans Bold" w:eastAsia="Canva Sans Bold" w:hAnsi="Canva Sans Bold" w:cs="Canva Sans Bold"/>
          <w:b/>
          <w:bCs/>
          <w:color w:val="000000"/>
          <w:sz w:val="32"/>
          <w:szCs w:val="32"/>
        </w:rPr>
        <w:t xml:space="preserve"> </w:t>
      </w:r>
      <w:r w:rsidRPr="00935C68">
        <w:rPr>
          <w:rFonts w:ascii="Canva Sans Bold" w:eastAsia="Canva Sans Bold" w:hAnsi="Canva Sans Bold" w:cs="Canva Sans Bold"/>
          <w:b/>
          <w:bCs/>
          <w:color w:val="000000"/>
          <w:sz w:val="28"/>
          <w:szCs w:val="28"/>
        </w:rPr>
        <w:t>The system uses two collections</w:t>
      </w:r>
      <w:r>
        <w:rPr>
          <w:rFonts w:ascii="Canva Sans Bold" w:eastAsia="Canva Sans Bold" w:hAnsi="Canva Sans Bold" w:cs="Canva Sans Bold"/>
          <w:b/>
          <w:bCs/>
          <w:color w:val="000000"/>
          <w:sz w:val="32"/>
          <w:szCs w:val="32"/>
        </w:rPr>
        <w:t xml:space="preserve">. </w:t>
      </w:r>
    </w:p>
    <w:p w14:paraId="32930212" w14:textId="77777777" w:rsidR="00546152" w:rsidRPr="00935C68" w:rsidRDefault="00546152" w:rsidP="00546152">
      <w:pPr>
        <w:numPr>
          <w:ilvl w:val="0"/>
          <w:numId w:val="14"/>
        </w:numPr>
        <w:spacing w:after="0" w:line="336" w:lineRule="auto"/>
        <w:rPr>
          <w:sz w:val="36"/>
          <w:szCs w:val="36"/>
        </w:rPr>
      </w:pPr>
      <w:r w:rsidRPr="00935C68">
        <w:rPr>
          <w:rFonts w:ascii="Canva Sans Bold" w:eastAsia="Canva Sans Bold" w:hAnsi="Canva Sans Bold" w:cs="Canva Sans Bold"/>
          <w:b/>
          <w:bCs/>
          <w:color w:val="000000"/>
          <w:sz w:val="36"/>
          <w:szCs w:val="36"/>
        </w:rPr>
        <w:t xml:space="preserve">Users Collection </w:t>
      </w:r>
    </w:p>
    <w:p w14:paraId="4CC339B7"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Fields: </w:t>
      </w:r>
    </w:p>
    <w:p w14:paraId="7889FEC3"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User ID </w:t>
      </w:r>
    </w:p>
    <w:p w14:paraId="60FF8483"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Name </w:t>
      </w:r>
    </w:p>
    <w:p w14:paraId="458B713A"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Email </w:t>
      </w:r>
    </w:p>
    <w:p w14:paraId="11839D88"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Password (encrypted) </w:t>
      </w:r>
    </w:p>
    <w:p w14:paraId="013F2D9F" w14:textId="77777777" w:rsidR="00546152" w:rsidRPr="00935C68" w:rsidRDefault="00546152" w:rsidP="00546152">
      <w:pPr>
        <w:numPr>
          <w:ilvl w:val="0"/>
          <w:numId w:val="15"/>
        </w:numPr>
        <w:spacing w:after="0" w:line="336" w:lineRule="auto"/>
        <w:rPr>
          <w:sz w:val="36"/>
          <w:szCs w:val="36"/>
        </w:rPr>
      </w:pPr>
      <w:r w:rsidRPr="00935C68">
        <w:rPr>
          <w:rFonts w:ascii="Canva Sans Bold" w:eastAsia="Canva Sans Bold" w:hAnsi="Canva Sans Bold" w:cs="Canva Sans Bold"/>
          <w:b/>
          <w:bCs/>
          <w:color w:val="000000"/>
          <w:sz w:val="36"/>
          <w:szCs w:val="36"/>
        </w:rPr>
        <w:t xml:space="preserve">Contacts Collection </w:t>
      </w:r>
    </w:p>
    <w:p w14:paraId="6FC5DD9D"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Fields: </w:t>
      </w:r>
    </w:p>
    <w:p w14:paraId="14D3BA5D"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Contact ID </w:t>
      </w:r>
    </w:p>
    <w:p w14:paraId="19A13736"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User ID </w:t>
      </w:r>
    </w:p>
    <w:p w14:paraId="58CFD9A6"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Name </w:t>
      </w:r>
    </w:p>
    <w:p w14:paraId="38DD96A3"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Email </w:t>
      </w:r>
    </w:p>
    <w:p w14:paraId="27E8C32F"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Phone </w:t>
      </w:r>
    </w:p>
    <w:p w14:paraId="27949EFE"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Notes </w:t>
      </w:r>
    </w:p>
    <w:p w14:paraId="0BA4439A"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Tags </w:t>
      </w:r>
    </w:p>
    <w:p w14:paraId="37C22FCE" w14:textId="77777777" w:rsidR="00546152" w:rsidRPr="00935C68" w:rsidRDefault="00546152" w:rsidP="00546152">
      <w:pPr>
        <w:spacing w:before="120" w:after="120" w:line="336" w:lineRule="auto"/>
        <w:ind w:left="840"/>
      </w:pPr>
      <w:r w:rsidRPr="00935C68">
        <w:rPr>
          <w:rFonts w:ascii="Canva Sans Bold" w:eastAsia="Canva Sans Bold" w:hAnsi="Canva Sans Bold" w:cs="Canva Sans Bold"/>
          <w:b/>
          <w:bCs/>
          <w:color w:val="000000"/>
        </w:rPr>
        <w:t xml:space="preserve">Relationship: </w:t>
      </w:r>
    </w:p>
    <w:p w14:paraId="2FB0C8E7" w14:textId="77777777" w:rsidR="00546152" w:rsidRPr="00935C68" w:rsidRDefault="00546152" w:rsidP="00546152">
      <w:pPr>
        <w:spacing w:before="120" w:after="120" w:line="336" w:lineRule="auto"/>
      </w:pPr>
      <w:r w:rsidRPr="00935C68">
        <w:rPr>
          <w:rFonts w:ascii="Canva Sans Bold" w:eastAsia="Canva Sans Bold" w:hAnsi="Canva Sans Bold" w:cs="Canva Sans Bold"/>
          <w:b/>
          <w:bCs/>
          <w:color w:val="000000"/>
        </w:rPr>
        <w:t xml:space="preserve">   One user can have multiple contacts. </w:t>
      </w:r>
    </w:p>
    <w:p w14:paraId="2C18224E" w14:textId="189B7435" w:rsidR="00546152" w:rsidRDefault="00546152" w:rsidP="00546152">
      <w:pPr>
        <w:spacing w:before="120" w:after="120" w:line="336" w:lineRule="auto"/>
      </w:pPr>
      <w:r>
        <w:rPr>
          <w:rFonts w:ascii="Canva Sans Bold" w:eastAsia="Canva Sans Bold" w:hAnsi="Canva Sans Bold" w:cs="Canva Sans Bold"/>
          <w:b/>
          <w:bCs/>
          <w:color w:val="1800AD"/>
          <w:sz w:val="60"/>
          <w:szCs w:val="60"/>
        </w:rPr>
        <w:t>___________________________</w:t>
      </w:r>
    </w:p>
    <w:p w14:paraId="34E8E2C1"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654FC67A"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407E1149"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lastRenderedPageBreak/>
        <w:t xml:space="preserve">9. User Interface: </w:t>
      </w:r>
    </w:p>
    <w:p w14:paraId="3F69E4A0"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5C74B66C" w14:textId="77777777" w:rsidR="00546152" w:rsidRDefault="00546152" w:rsidP="00546152">
      <w:pPr>
        <w:spacing w:before="120" w:after="120" w:line="336" w:lineRule="auto"/>
      </w:pPr>
      <w:r>
        <w:rPr>
          <w:rFonts w:ascii="Canva Sans Bold" w:eastAsia="Canva Sans Bold" w:hAnsi="Canva Sans Bold" w:cs="Canva Sans Bold"/>
          <w:b/>
          <w:bCs/>
          <w:color w:val="000000"/>
          <w:sz w:val="44"/>
          <w:szCs w:val="44"/>
        </w:rPr>
        <w:t xml:space="preserve">The system can be tested using API </w:t>
      </w:r>
      <w:proofErr w:type="gramStart"/>
      <w:r>
        <w:rPr>
          <w:rFonts w:ascii="Canva Sans Bold" w:eastAsia="Canva Sans Bold" w:hAnsi="Canva Sans Bold" w:cs="Canva Sans Bold"/>
          <w:b/>
          <w:bCs/>
          <w:color w:val="000000"/>
          <w:sz w:val="44"/>
          <w:szCs w:val="44"/>
        </w:rPr>
        <w:t>tools .</w:t>
      </w:r>
      <w:proofErr w:type="gramEnd"/>
      <w:r>
        <w:rPr>
          <w:rFonts w:ascii="Canva Sans Bold" w:eastAsia="Canva Sans Bold" w:hAnsi="Canva Sans Bold" w:cs="Canva Sans Bold"/>
          <w:b/>
          <w:bCs/>
          <w:color w:val="000000"/>
          <w:sz w:val="44"/>
          <w:szCs w:val="44"/>
        </w:rPr>
        <w:t xml:space="preserve"> </w:t>
      </w:r>
    </w:p>
    <w:p w14:paraId="04874772" w14:textId="77777777" w:rsidR="00546152" w:rsidRDefault="00546152" w:rsidP="00546152">
      <w:pPr>
        <w:spacing w:before="120" w:after="120" w:line="336" w:lineRule="auto"/>
      </w:pPr>
      <w:r>
        <w:rPr>
          <w:rFonts w:ascii="Canva Sans Bold" w:eastAsia="Canva Sans Bold" w:hAnsi="Canva Sans Bold" w:cs="Canva Sans Bold"/>
          <w:b/>
          <w:bCs/>
          <w:color w:val="000000"/>
          <w:sz w:val="50"/>
          <w:szCs w:val="50"/>
          <w:u w:val="single" w:color="000000"/>
        </w:rPr>
        <w:t xml:space="preserve">Example actions: </w:t>
      </w:r>
    </w:p>
    <w:p w14:paraId="54CC9DB4"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48CAF28F"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Register user </w:t>
      </w:r>
    </w:p>
    <w:p w14:paraId="2CC82E91"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Login user </w:t>
      </w:r>
    </w:p>
    <w:p w14:paraId="16AF499E"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Add contact </w:t>
      </w:r>
    </w:p>
    <w:p w14:paraId="5DA7FD2D"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View contact list </w:t>
      </w:r>
    </w:p>
    <w:p w14:paraId="10A88BD4"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Update contact </w:t>
      </w:r>
    </w:p>
    <w:p w14:paraId="2D090DBF"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Delete contact </w:t>
      </w:r>
    </w:p>
    <w:p w14:paraId="4F612809" w14:textId="77777777" w:rsidR="00546152" w:rsidRDefault="00546152" w:rsidP="00546152">
      <w:pPr>
        <w:numPr>
          <w:ilvl w:val="3"/>
          <w:numId w:val="16"/>
        </w:numPr>
        <w:spacing w:after="0" w:line="461" w:lineRule="auto"/>
      </w:pPr>
      <w:r>
        <w:rPr>
          <w:rFonts w:ascii="Canva Sans Bold" w:eastAsia="Canva Sans Bold" w:hAnsi="Canva Sans Bold" w:cs="Canva Sans Bold"/>
          <w:b/>
          <w:bCs/>
          <w:color w:val="000000"/>
          <w:spacing w:val="10"/>
          <w:sz w:val="40"/>
          <w:szCs w:val="40"/>
        </w:rPr>
        <w:t xml:space="preserve">Search contact </w:t>
      </w:r>
    </w:p>
    <w:p w14:paraId="5D49BE54" w14:textId="41B54C84" w:rsidR="00546152" w:rsidRDefault="00546152" w:rsidP="00546152">
      <w:pPr>
        <w:spacing w:before="120" w:after="120" w:line="461" w:lineRule="auto"/>
      </w:pPr>
      <w:r>
        <w:rPr>
          <w:rFonts w:ascii="Canva Sans Bold" w:eastAsia="Canva Sans Bold" w:hAnsi="Canva Sans Bold" w:cs="Canva Sans Bold"/>
          <w:b/>
          <w:bCs/>
          <w:color w:val="1800AD"/>
          <w:spacing w:val="14"/>
          <w:sz w:val="60"/>
          <w:szCs w:val="60"/>
        </w:rPr>
        <w:t>________________________</w:t>
      </w:r>
    </w:p>
    <w:p w14:paraId="71178D48" w14:textId="77777777" w:rsidR="00546152" w:rsidRDefault="00546152" w:rsidP="00546152">
      <w:pPr>
        <w:spacing w:before="120" w:after="120" w:line="461" w:lineRule="auto"/>
      </w:pPr>
      <w:r>
        <w:rPr>
          <w:rFonts w:ascii="Canva Sans Bold" w:eastAsia="Canva Sans Bold" w:hAnsi="Canva Sans Bold" w:cs="Canva Sans Bold"/>
          <w:b/>
          <w:bCs/>
          <w:color w:val="1800AD"/>
          <w:spacing w:val="8"/>
          <w:sz w:val="34"/>
          <w:szCs w:val="34"/>
        </w:rPr>
        <w:t xml:space="preserve"> </w:t>
      </w:r>
    </w:p>
    <w:p w14:paraId="5FE4254E" w14:textId="77777777" w:rsidR="002D2E80" w:rsidRDefault="002D2E80" w:rsidP="00546152">
      <w:pPr>
        <w:spacing w:before="120" w:after="120" w:line="336" w:lineRule="auto"/>
        <w:rPr>
          <w:rFonts w:ascii="Canva Sans Bold" w:eastAsia="Canva Sans Bold" w:hAnsi="Canva Sans Bold" w:cs="Canva Sans Bold"/>
          <w:b/>
          <w:bCs/>
          <w:color w:val="1800AD"/>
          <w:sz w:val="60"/>
          <w:szCs w:val="60"/>
          <w:u w:val="single" w:color="1800AD"/>
        </w:rPr>
      </w:pPr>
    </w:p>
    <w:p w14:paraId="2252816D" w14:textId="6AF1B094"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lastRenderedPageBreak/>
        <w:t xml:space="preserve">10. Testing: </w:t>
      </w:r>
      <w:r>
        <w:rPr>
          <w:rFonts w:ascii="Canva Sans Bold" w:eastAsia="Canva Sans Bold" w:hAnsi="Canva Sans Bold" w:cs="Canva Sans Bold"/>
          <w:b/>
          <w:bCs/>
          <w:color w:val="1800AD"/>
          <w:sz w:val="34"/>
          <w:szCs w:val="34"/>
        </w:rPr>
        <w:t xml:space="preserve"> </w:t>
      </w:r>
    </w:p>
    <w:p w14:paraId="523BFAE7" w14:textId="77777777" w:rsidR="00546152" w:rsidRDefault="00546152" w:rsidP="00546152">
      <w:pPr>
        <w:spacing w:before="120" w:after="120" w:line="336" w:lineRule="auto"/>
      </w:pPr>
      <w:r>
        <w:rPr>
          <w:rFonts w:ascii="Canva Sans Bold" w:eastAsia="Canva Sans Bold" w:hAnsi="Canva Sans Bold" w:cs="Canva Sans Bold"/>
          <w:b/>
          <w:bCs/>
          <w:color w:val="000000"/>
          <w:sz w:val="50"/>
          <w:szCs w:val="50"/>
        </w:rPr>
        <w:t xml:space="preserve">Testing Tools: </w:t>
      </w:r>
    </w:p>
    <w:p w14:paraId="6215549F" w14:textId="77777777" w:rsidR="00546152" w:rsidRDefault="00546152" w:rsidP="00546152">
      <w:pPr>
        <w:spacing w:before="120" w:after="120" w:line="336" w:lineRule="auto"/>
        <w:ind w:left="480"/>
      </w:pPr>
      <w:r>
        <w:rPr>
          <w:rFonts w:ascii="Canva Sans Bold" w:eastAsia="Canva Sans Bold" w:hAnsi="Canva Sans Bold" w:cs="Canva Sans Bold"/>
          <w:b/>
          <w:bCs/>
          <w:color w:val="000000"/>
          <w:sz w:val="34"/>
          <w:szCs w:val="34"/>
        </w:rPr>
        <w:t xml:space="preserve">Postman – Testing backend APIs </w:t>
      </w:r>
    </w:p>
    <w:p w14:paraId="675C3665" w14:textId="77777777" w:rsidR="00546152" w:rsidRDefault="00546152" w:rsidP="00546152">
      <w:pPr>
        <w:spacing w:before="120" w:after="120" w:line="336" w:lineRule="auto"/>
        <w:ind w:left="480"/>
      </w:pPr>
      <w:r>
        <w:rPr>
          <w:rFonts w:ascii="Canva Sans Bold" w:eastAsia="Canva Sans Bold" w:hAnsi="Canva Sans Bold" w:cs="Canva Sans Bold"/>
          <w:b/>
          <w:bCs/>
          <w:color w:val="000000"/>
          <w:sz w:val="34"/>
          <w:szCs w:val="34"/>
        </w:rPr>
        <w:t xml:space="preserve">Thunder Client – API request testing inside VS Code </w:t>
      </w:r>
    </w:p>
    <w:p w14:paraId="579FAA57"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2356A9CB" w14:textId="77777777" w:rsidR="00546152" w:rsidRDefault="00546152" w:rsidP="00546152">
      <w:pPr>
        <w:spacing w:before="120" w:after="120" w:line="336" w:lineRule="auto"/>
      </w:pPr>
      <w:r>
        <w:rPr>
          <w:rFonts w:ascii="Canva Sans Bold" w:eastAsia="Canva Sans Bold" w:hAnsi="Canva Sans Bold" w:cs="Canva Sans Bold"/>
          <w:b/>
          <w:bCs/>
          <w:color w:val="000000"/>
          <w:sz w:val="50"/>
          <w:szCs w:val="50"/>
        </w:rPr>
        <w:t xml:space="preserve">Testing Process: </w:t>
      </w:r>
    </w:p>
    <w:p w14:paraId="4EBC9096" w14:textId="77777777" w:rsidR="00546152" w:rsidRPr="00226318" w:rsidRDefault="00546152" w:rsidP="00546152">
      <w:pPr>
        <w:spacing w:before="120" w:after="120" w:line="336" w:lineRule="auto"/>
        <w:ind w:left="480"/>
        <w:rPr>
          <w:sz w:val="34"/>
          <w:szCs w:val="34"/>
        </w:rPr>
      </w:pPr>
      <w:r w:rsidRPr="00226318">
        <w:rPr>
          <w:rFonts w:ascii="Canva Sans Bold" w:eastAsia="Canva Sans Bold" w:hAnsi="Canva Sans Bold" w:cs="Canva Sans Bold"/>
          <w:b/>
          <w:bCs/>
          <w:color w:val="000000"/>
          <w:sz w:val="34"/>
          <w:szCs w:val="34"/>
        </w:rPr>
        <w:t xml:space="preserve">Test user registration API </w:t>
      </w:r>
    </w:p>
    <w:p w14:paraId="33039B0B" w14:textId="77777777" w:rsidR="00546152" w:rsidRPr="00226318" w:rsidRDefault="00546152" w:rsidP="00546152">
      <w:pPr>
        <w:spacing w:before="120" w:after="120" w:line="336" w:lineRule="auto"/>
        <w:ind w:left="480"/>
        <w:rPr>
          <w:sz w:val="34"/>
          <w:szCs w:val="34"/>
        </w:rPr>
      </w:pPr>
      <w:r w:rsidRPr="00226318">
        <w:rPr>
          <w:rFonts w:ascii="Canva Sans Bold" w:eastAsia="Canva Sans Bold" w:hAnsi="Canva Sans Bold" w:cs="Canva Sans Bold"/>
          <w:b/>
          <w:bCs/>
          <w:color w:val="000000"/>
          <w:sz w:val="34"/>
          <w:szCs w:val="34"/>
        </w:rPr>
        <w:t xml:space="preserve">Test login authentication </w:t>
      </w:r>
    </w:p>
    <w:p w14:paraId="2C5FB297" w14:textId="77777777" w:rsidR="00546152" w:rsidRPr="00226318" w:rsidRDefault="00546152" w:rsidP="00546152">
      <w:pPr>
        <w:spacing w:before="120" w:after="120" w:line="336" w:lineRule="auto"/>
        <w:ind w:left="480"/>
        <w:rPr>
          <w:sz w:val="34"/>
          <w:szCs w:val="34"/>
        </w:rPr>
      </w:pPr>
      <w:r w:rsidRPr="00226318">
        <w:rPr>
          <w:rFonts w:ascii="Canva Sans Bold" w:eastAsia="Canva Sans Bold" w:hAnsi="Canva Sans Bold" w:cs="Canva Sans Bold"/>
          <w:b/>
          <w:bCs/>
          <w:color w:val="000000"/>
          <w:sz w:val="34"/>
          <w:szCs w:val="34"/>
        </w:rPr>
        <w:t xml:space="preserve">Test contact CRUD operations </w:t>
      </w:r>
    </w:p>
    <w:p w14:paraId="6E530A2B" w14:textId="77777777" w:rsidR="00546152" w:rsidRPr="00226318" w:rsidRDefault="00546152" w:rsidP="00546152">
      <w:pPr>
        <w:spacing w:before="120" w:after="120" w:line="336" w:lineRule="auto"/>
        <w:ind w:left="480"/>
        <w:rPr>
          <w:sz w:val="34"/>
          <w:szCs w:val="34"/>
        </w:rPr>
      </w:pPr>
      <w:r w:rsidRPr="00226318">
        <w:rPr>
          <w:rFonts w:ascii="Canva Sans Bold" w:eastAsia="Canva Sans Bold" w:hAnsi="Canva Sans Bold" w:cs="Canva Sans Bold"/>
          <w:b/>
          <w:bCs/>
          <w:color w:val="000000"/>
          <w:sz w:val="34"/>
          <w:szCs w:val="34"/>
        </w:rPr>
        <w:t xml:space="preserve">Test search functionality </w:t>
      </w:r>
    </w:p>
    <w:p w14:paraId="34A35957" w14:textId="78551843" w:rsidR="00546152" w:rsidRPr="00FE0129" w:rsidRDefault="00546152" w:rsidP="00FE0129">
      <w:pPr>
        <w:spacing w:before="120" w:after="120" w:line="336" w:lineRule="auto"/>
        <w:ind w:left="480"/>
        <w:rPr>
          <w:sz w:val="36"/>
          <w:szCs w:val="36"/>
        </w:rPr>
      </w:pPr>
      <w:r w:rsidRPr="00226318">
        <w:rPr>
          <w:rFonts w:ascii="Canva Sans Bold" w:eastAsia="Canva Sans Bold" w:hAnsi="Canva Sans Bold" w:cs="Canva Sans Bold"/>
          <w:b/>
          <w:bCs/>
          <w:color w:val="000000"/>
          <w:sz w:val="34"/>
          <w:szCs w:val="34"/>
        </w:rPr>
        <w:t>Verify database updates</w:t>
      </w:r>
      <w:r w:rsidRPr="00FE0129">
        <w:rPr>
          <w:rFonts w:ascii="Canva Sans Bold" w:eastAsia="Canva Sans Bold" w:hAnsi="Canva Sans Bold" w:cs="Canva Sans Bold"/>
          <w:b/>
          <w:bCs/>
          <w:color w:val="000000"/>
          <w:sz w:val="36"/>
          <w:szCs w:val="36"/>
        </w:rPr>
        <w:t xml:space="preserve"> </w:t>
      </w:r>
    </w:p>
    <w:p w14:paraId="79A71B4C" w14:textId="6067EA7D" w:rsidR="00546152" w:rsidRDefault="00546152" w:rsidP="00546152">
      <w:pPr>
        <w:spacing w:before="120" w:after="120" w:line="336" w:lineRule="auto"/>
      </w:pPr>
      <w:r>
        <w:rPr>
          <w:rFonts w:ascii="Canva Sans Bold" w:eastAsia="Canva Sans Bold" w:hAnsi="Canva Sans Bold" w:cs="Canva Sans Bold"/>
          <w:b/>
          <w:bCs/>
          <w:color w:val="1800AD"/>
          <w:sz w:val="60"/>
          <w:szCs w:val="60"/>
        </w:rPr>
        <w:t>_________________________</w:t>
      </w:r>
    </w:p>
    <w:p w14:paraId="184D9937" w14:textId="48B887D6"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r>
        <w:rPr>
          <w:rFonts w:ascii="Canva Sans Bold" w:eastAsia="Canva Sans Bold" w:hAnsi="Canva Sans Bold" w:cs="Canva Sans Bold"/>
          <w:b/>
          <w:bCs/>
          <w:color w:val="000000"/>
          <w:sz w:val="34"/>
          <w:szCs w:val="34"/>
        </w:rPr>
        <w:t xml:space="preserve"> </w:t>
      </w:r>
    </w:p>
    <w:p w14:paraId="73FB8362"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t xml:space="preserve">11. Known Issues: </w:t>
      </w:r>
    </w:p>
    <w:p w14:paraId="12EC2D7B"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09998A4C" w14:textId="77777777" w:rsidR="00546152" w:rsidRDefault="00546152" w:rsidP="00546152">
      <w:pPr>
        <w:spacing w:before="120" w:after="120" w:line="336" w:lineRule="auto"/>
        <w:ind w:left="840"/>
      </w:pPr>
      <w:r>
        <w:rPr>
          <w:rFonts w:ascii="Canva Sans Bold" w:eastAsia="Canva Sans Bold" w:hAnsi="Canva Sans Bold" w:cs="Canva Sans Bold"/>
          <w:b/>
          <w:bCs/>
          <w:color w:val="000000"/>
          <w:sz w:val="38"/>
          <w:szCs w:val="38"/>
        </w:rPr>
        <w:t xml:space="preserve">1.No frontend interface included. </w:t>
      </w:r>
    </w:p>
    <w:p w14:paraId="625B4B71" w14:textId="77777777" w:rsidR="00546152" w:rsidRDefault="00546152" w:rsidP="00546152">
      <w:pPr>
        <w:spacing w:before="120" w:after="120" w:line="336" w:lineRule="auto"/>
        <w:ind w:left="840"/>
      </w:pPr>
      <w:r>
        <w:rPr>
          <w:rFonts w:ascii="Canva Sans Bold" w:eastAsia="Canva Sans Bold" w:hAnsi="Canva Sans Bold" w:cs="Canva Sans Bold"/>
          <w:b/>
          <w:bCs/>
          <w:color w:val="000000"/>
          <w:sz w:val="38"/>
          <w:szCs w:val="38"/>
        </w:rPr>
        <w:t xml:space="preserve">2.Requires API testing tools for interaction. </w:t>
      </w:r>
    </w:p>
    <w:p w14:paraId="636A12FA" w14:textId="77777777" w:rsidR="00546152" w:rsidRDefault="00546152" w:rsidP="00546152">
      <w:pPr>
        <w:spacing w:before="120" w:after="120" w:line="336" w:lineRule="auto"/>
        <w:ind w:left="840"/>
      </w:pPr>
      <w:r>
        <w:rPr>
          <w:rFonts w:ascii="Canva Sans Bold" w:eastAsia="Canva Sans Bold" w:hAnsi="Canva Sans Bold" w:cs="Canva Sans Bold"/>
          <w:b/>
          <w:bCs/>
          <w:color w:val="000000"/>
          <w:sz w:val="38"/>
          <w:szCs w:val="38"/>
        </w:rPr>
        <w:t xml:space="preserve">3.Limited to backend functionality. </w:t>
      </w:r>
    </w:p>
    <w:p w14:paraId="7766F45B"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43B94AB5" w14:textId="2DD95BBA" w:rsidR="00546152" w:rsidRDefault="00546152" w:rsidP="00546152">
      <w:pPr>
        <w:spacing w:before="120" w:after="120" w:line="336" w:lineRule="auto"/>
      </w:pPr>
      <w:r>
        <w:rPr>
          <w:rFonts w:ascii="Canva Sans Bold" w:eastAsia="Canva Sans Bold" w:hAnsi="Canva Sans Bold" w:cs="Canva Sans Bold"/>
          <w:b/>
          <w:bCs/>
          <w:color w:val="1800AD"/>
          <w:sz w:val="60"/>
          <w:szCs w:val="60"/>
        </w:rPr>
        <w:lastRenderedPageBreak/>
        <w:t>________________________</w:t>
      </w:r>
    </w:p>
    <w:p w14:paraId="3673E123"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1690DE53"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t xml:space="preserve">12. Future Enhancements: </w:t>
      </w:r>
    </w:p>
    <w:p w14:paraId="4EADCB20" w14:textId="77777777" w:rsidR="00546152" w:rsidRPr="00CA6F4C" w:rsidRDefault="00546152" w:rsidP="00546152">
      <w:pPr>
        <w:spacing w:before="120" w:after="120" w:line="336" w:lineRule="auto"/>
        <w:ind w:left="840"/>
        <w:rPr>
          <w:b/>
          <w:bCs/>
        </w:rPr>
      </w:pPr>
      <w:r w:rsidRPr="00CA6F4C">
        <w:rPr>
          <w:rFonts w:ascii="Canva Sans Bold" w:eastAsia="Canva Sans Bold" w:hAnsi="Canva Sans Bold" w:cs="Canva Sans Bold"/>
          <w:b/>
          <w:bCs/>
          <w:color w:val="000000"/>
          <w:sz w:val="38"/>
          <w:szCs w:val="38"/>
        </w:rPr>
        <w:t xml:space="preserve">1.Frontend interface using React.js. </w:t>
      </w:r>
    </w:p>
    <w:p w14:paraId="7C567492" w14:textId="77777777" w:rsidR="00546152" w:rsidRPr="00CA6F4C" w:rsidRDefault="00546152" w:rsidP="00546152">
      <w:pPr>
        <w:spacing w:before="120" w:after="120" w:line="336" w:lineRule="auto"/>
        <w:ind w:left="840"/>
        <w:rPr>
          <w:b/>
          <w:bCs/>
        </w:rPr>
      </w:pPr>
      <w:r w:rsidRPr="00CA6F4C">
        <w:rPr>
          <w:rFonts w:ascii="Canva Sans Bold" w:eastAsia="Canva Sans Bold" w:hAnsi="Canva Sans Bold" w:cs="Canva Sans Bold"/>
          <w:b/>
          <w:bCs/>
          <w:color w:val="000000"/>
          <w:sz w:val="38"/>
          <w:szCs w:val="38"/>
        </w:rPr>
        <w:t xml:space="preserve">2.Mobile app integration. </w:t>
      </w:r>
    </w:p>
    <w:p w14:paraId="1BC2FF1A" w14:textId="77777777" w:rsidR="00546152" w:rsidRPr="00CA6F4C" w:rsidRDefault="00546152" w:rsidP="00546152">
      <w:pPr>
        <w:spacing w:before="120" w:after="120" w:line="336" w:lineRule="auto"/>
        <w:ind w:left="840"/>
        <w:rPr>
          <w:b/>
          <w:bCs/>
        </w:rPr>
      </w:pPr>
      <w:r w:rsidRPr="00CA6F4C">
        <w:rPr>
          <w:rFonts w:ascii="Canva Sans Bold" w:eastAsia="Canva Sans Bold" w:hAnsi="Canva Sans Bold" w:cs="Canva Sans Bold"/>
          <w:b/>
          <w:bCs/>
          <w:color w:val="000000"/>
          <w:sz w:val="38"/>
          <w:szCs w:val="38"/>
        </w:rPr>
        <w:t xml:space="preserve">3.Cloud database hosting. </w:t>
      </w:r>
    </w:p>
    <w:p w14:paraId="22C137E1" w14:textId="77777777" w:rsidR="00546152" w:rsidRPr="00CA6F4C" w:rsidRDefault="00546152" w:rsidP="00546152">
      <w:pPr>
        <w:spacing w:before="120" w:after="120" w:line="336" w:lineRule="auto"/>
        <w:ind w:left="840"/>
        <w:rPr>
          <w:b/>
          <w:bCs/>
        </w:rPr>
      </w:pPr>
      <w:r w:rsidRPr="00CA6F4C">
        <w:rPr>
          <w:rFonts w:ascii="Canva Sans Bold" w:eastAsia="Canva Sans Bold" w:hAnsi="Canva Sans Bold" w:cs="Canva Sans Bold"/>
          <w:b/>
          <w:bCs/>
          <w:color w:val="000000"/>
          <w:sz w:val="38"/>
          <w:szCs w:val="38"/>
        </w:rPr>
        <w:t xml:space="preserve">4.Advanced contact filters. </w:t>
      </w:r>
    </w:p>
    <w:p w14:paraId="69896563" w14:textId="77777777" w:rsidR="00546152" w:rsidRDefault="00546152" w:rsidP="00546152">
      <w:pPr>
        <w:spacing w:before="120" w:after="120" w:line="336" w:lineRule="auto"/>
        <w:ind w:left="840"/>
      </w:pPr>
      <w:r w:rsidRPr="00CA6F4C">
        <w:rPr>
          <w:rFonts w:ascii="Canva Sans Bold" w:eastAsia="Canva Sans Bold" w:hAnsi="Canva Sans Bold" w:cs="Canva Sans Bold"/>
          <w:b/>
          <w:bCs/>
          <w:color w:val="000000"/>
          <w:sz w:val="38"/>
          <w:szCs w:val="38"/>
        </w:rPr>
        <w:t>5.Contact sharing functionality</w:t>
      </w:r>
      <w:r>
        <w:rPr>
          <w:rFonts w:ascii="Canva Sans Bold" w:eastAsia="Canva Sans Bold" w:hAnsi="Canva Sans Bold" w:cs="Canva Sans Bold"/>
          <w:b/>
          <w:bCs/>
          <w:color w:val="000000"/>
          <w:sz w:val="38"/>
          <w:szCs w:val="38"/>
        </w:rPr>
        <w:t xml:space="preserve">. </w:t>
      </w:r>
    </w:p>
    <w:p w14:paraId="3C2EDC43" w14:textId="6D2BE918" w:rsidR="00546152" w:rsidRDefault="00546152" w:rsidP="00546152">
      <w:pPr>
        <w:spacing w:before="120" w:after="120" w:line="336" w:lineRule="auto"/>
      </w:pPr>
      <w:r>
        <w:rPr>
          <w:rFonts w:ascii="Canva Sans Bold" w:eastAsia="Canva Sans Bold" w:hAnsi="Canva Sans Bold" w:cs="Canva Sans Bold"/>
          <w:b/>
          <w:bCs/>
          <w:color w:val="1800AD"/>
          <w:sz w:val="60"/>
          <w:szCs w:val="60"/>
        </w:rPr>
        <w:t>________________________</w:t>
      </w:r>
    </w:p>
    <w:p w14:paraId="6CC4C071"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5317A18A"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t xml:space="preserve">13. Screenshots / Demo: </w:t>
      </w:r>
    </w:p>
    <w:p w14:paraId="4C9D19F4" w14:textId="2E48FAE9"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r w:rsidR="00CA6F4C">
        <w:rPr>
          <w:rFonts w:ascii="Canva Sans Bold" w:eastAsia="Canva Sans Bold" w:hAnsi="Canva Sans Bold" w:cs="Canva Sans Bold"/>
          <w:b/>
          <w:bCs/>
          <w:color w:val="000000"/>
          <w:sz w:val="34"/>
          <w:szCs w:val="34"/>
        </w:rPr>
        <w:t>1.Register API response:</w:t>
      </w:r>
    </w:p>
    <w:p w14:paraId="41F971EB" w14:textId="6A726845" w:rsidR="00546152" w:rsidRDefault="00F346E1" w:rsidP="00546152">
      <w:pPr>
        <w:spacing w:before="120" w:after="120" w:line="336" w:lineRule="auto"/>
        <w:rPr>
          <w:rFonts w:ascii="Canva Sans Bold" w:eastAsia="Canva Sans Bold" w:hAnsi="Canva Sans Bold" w:cs="Canva Sans Bold"/>
          <w:b/>
          <w:bCs/>
          <w:color w:val="000000"/>
          <w:sz w:val="34"/>
          <w:szCs w:val="34"/>
        </w:rPr>
      </w:pPr>
      <w:r>
        <w:rPr>
          <w:rFonts w:ascii="Canva Sans Bold" w:eastAsia="Canva Sans Bold" w:hAnsi="Canva Sans Bold" w:cs="Canva Sans Bold"/>
          <w:b/>
          <w:bCs/>
          <w:noProof/>
          <w:color w:val="000000"/>
          <w:sz w:val="34"/>
          <w:szCs w:val="34"/>
        </w:rPr>
        <w:drawing>
          <wp:inline distT="0" distB="0" distL="0" distR="0" wp14:anchorId="42170558" wp14:editId="3EBB6B4C">
            <wp:extent cx="5731510" cy="2381250"/>
            <wp:effectExtent l="0" t="0" r="2540" b="0"/>
            <wp:docPr id="13535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3655" name="Picture 1353583655"/>
                    <pic:cNvPicPr/>
                  </pic:nvPicPr>
                  <pic:blipFill>
                    <a:blip r:embed="rId9">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p>
    <w:p w14:paraId="4519B90E" w14:textId="6855FE36" w:rsidR="00F83F42" w:rsidRDefault="00F83F42" w:rsidP="00546152">
      <w:pPr>
        <w:spacing w:before="120" w:after="120" w:line="336" w:lineRule="auto"/>
      </w:pPr>
    </w:p>
    <w:p w14:paraId="19941AC4"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2.Login API response. </w:t>
      </w:r>
    </w:p>
    <w:p w14:paraId="61D3953C" w14:textId="6A93630C"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r w:rsidR="00C300A2">
        <w:rPr>
          <w:noProof/>
        </w:rPr>
        <w:drawing>
          <wp:inline distT="0" distB="0" distL="0" distR="0" wp14:anchorId="334BBC4C" wp14:editId="2C8B1B70">
            <wp:extent cx="5731510" cy="2394585"/>
            <wp:effectExtent l="0" t="0" r="2540" b="5715"/>
            <wp:docPr id="1563626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26826" name="Picture 1563626826"/>
                    <pic:cNvPicPr/>
                  </pic:nvPicPr>
                  <pic:blipFill>
                    <a:blip r:embed="rId10">
                      <a:extLst>
                        <a:ext uri="{28A0092B-C50C-407E-A947-70E740481C1C}">
                          <a14:useLocalDpi xmlns:a14="http://schemas.microsoft.com/office/drawing/2010/main" val="0"/>
                        </a:ext>
                      </a:extLst>
                    </a:blip>
                    <a:stretch>
                      <a:fillRect/>
                    </a:stretch>
                  </pic:blipFill>
                  <pic:spPr>
                    <a:xfrm>
                      <a:off x="0" y="0"/>
                      <a:ext cx="5731510" cy="2394585"/>
                    </a:xfrm>
                    <a:prstGeom prst="rect">
                      <a:avLst/>
                    </a:prstGeom>
                  </pic:spPr>
                </pic:pic>
              </a:graphicData>
            </a:graphic>
          </wp:inline>
        </w:drawing>
      </w:r>
    </w:p>
    <w:p w14:paraId="0D111C4E"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64779953"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5B41FFCF"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3.Create New contact: </w:t>
      </w:r>
    </w:p>
    <w:p w14:paraId="0DFF8F4E"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Here we created a new contact. </w:t>
      </w:r>
    </w:p>
    <w:p w14:paraId="2029546B" w14:textId="0AF96F8C"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r w:rsidR="00426E48">
        <w:rPr>
          <w:noProof/>
        </w:rPr>
        <w:drawing>
          <wp:inline distT="0" distB="0" distL="0" distR="0" wp14:anchorId="1E390409" wp14:editId="10C64932">
            <wp:extent cx="5731510" cy="2408555"/>
            <wp:effectExtent l="0" t="0" r="2540" b="0"/>
            <wp:docPr id="888267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67169" name="Picture 888267169"/>
                    <pic:cNvPicPr/>
                  </pic:nvPicPr>
                  <pic:blipFill>
                    <a:blip r:embed="rId11">
                      <a:extLst>
                        <a:ext uri="{28A0092B-C50C-407E-A947-70E740481C1C}">
                          <a14:useLocalDpi xmlns:a14="http://schemas.microsoft.com/office/drawing/2010/main" val="0"/>
                        </a:ext>
                      </a:extLst>
                    </a:blip>
                    <a:stretch>
                      <a:fillRect/>
                    </a:stretch>
                  </pic:blipFill>
                  <pic:spPr>
                    <a:xfrm>
                      <a:off x="0" y="0"/>
                      <a:ext cx="5731510" cy="2408555"/>
                    </a:xfrm>
                    <a:prstGeom prst="rect">
                      <a:avLst/>
                    </a:prstGeom>
                  </pic:spPr>
                </pic:pic>
              </a:graphicData>
            </a:graphic>
          </wp:inline>
        </w:drawing>
      </w:r>
    </w:p>
    <w:p w14:paraId="6C983F5F" w14:textId="6DD1A520" w:rsidR="00546152" w:rsidRDefault="00546152" w:rsidP="00546152">
      <w:pPr>
        <w:spacing w:before="120" w:after="120"/>
        <w:jc w:val="center"/>
      </w:pPr>
    </w:p>
    <w:p w14:paraId="27C409B0"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 </w:t>
      </w:r>
    </w:p>
    <w:p w14:paraId="32402074" w14:textId="587E247C" w:rsidR="00546152" w:rsidRPr="00580433" w:rsidRDefault="00546152" w:rsidP="00546152">
      <w:pPr>
        <w:spacing w:before="120" w:after="120" w:line="336" w:lineRule="auto"/>
      </w:pPr>
      <w:r>
        <w:rPr>
          <w:rFonts w:ascii="Canva Sans Bold" w:eastAsia="Canva Sans Bold" w:hAnsi="Canva Sans Bold" w:cs="Canva Sans Bold"/>
          <w:b/>
          <w:bCs/>
          <w:color w:val="000000"/>
          <w:sz w:val="34"/>
          <w:szCs w:val="34"/>
        </w:rPr>
        <w:lastRenderedPageBreak/>
        <w:t xml:space="preserve"> </w:t>
      </w:r>
    </w:p>
    <w:p w14:paraId="6129CDE4" w14:textId="77777777" w:rsidR="00546152" w:rsidRDefault="00546152" w:rsidP="00546152">
      <w:pPr>
        <w:spacing w:before="120" w:after="120" w:line="336" w:lineRule="auto"/>
        <w:rPr>
          <w:rFonts w:ascii="Canva Sans Bold" w:eastAsia="Canva Sans Bold" w:hAnsi="Canva Sans Bold" w:cs="Canva Sans Bold"/>
          <w:b/>
          <w:bCs/>
          <w:color w:val="000000"/>
          <w:sz w:val="34"/>
          <w:szCs w:val="34"/>
        </w:rPr>
      </w:pPr>
    </w:p>
    <w:p w14:paraId="1BCC962C" w14:textId="77777777" w:rsidR="00546152" w:rsidRDefault="00546152" w:rsidP="00546152">
      <w:pPr>
        <w:spacing w:before="120" w:after="120" w:line="336" w:lineRule="auto"/>
      </w:pPr>
      <w:r>
        <w:rPr>
          <w:rFonts w:ascii="Canva Sans Bold" w:eastAsia="Canva Sans Bold" w:hAnsi="Canva Sans Bold" w:cs="Canva Sans Bold"/>
          <w:b/>
          <w:bCs/>
          <w:color w:val="000000"/>
          <w:sz w:val="34"/>
          <w:szCs w:val="34"/>
        </w:rPr>
        <w:t xml:space="preserve">4.Add contact API response: </w:t>
      </w:r>
    </w:p>
    <w:p w14:paraId="12A9D082" w14:textId="06D99498" w:rsidR="00546152" w:rsidRDefault="003E4B4B" w:rsidP="00546152">
      <w:pPr>
        <w:spacing w:before="120" w:after="120"/>
        <w:jc w:val="center"/>
      </w:pPr>
      <w:r>
        <w:rPr>
          <w:noProof/>
        </w:rPr>
        <w:drawing>
          <wp:inline distT="0" distB="0" distL="0" distR="0" wp14:anchorId="64262D89" wp14:editId="1C2E41C4">
            <wp:extent cx="5731510" cy="2714625"/>
            <wp:effectExtent l="0" t="0" r="2540" b="9525"/>
            <wp:docPr id="1222081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1522" name="Picture 1222081522"/>
                    <pic:cNvPicPr/>
                  </pic:nvPicPr>
                  <pic:blipFill>
                    <a:blip r:embed="rId12">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14:paraId="017CE1B1" w14:textId="77777777" w:rsidR="00580433" w:rsidRDefault="00580433" w:rsidP="00546152">
      <w:pPr>
        <w:spacing w:before="120" w:after="120"/>
        <w:jc w:val="center"/>
      </w:pPr>
    </w:p>
    <w:p w14:paraId="05779413" w14:textId="77777777" w:rsidR="00580433" w:rsidRDefault="00580433" w:rsidP="00546152">
      <w:pPr>
        <w:spacing w:before="120" w:after="120"/>
        <w:jc w:val="center"/>
      </w:pPr>
    </w:p>
    <w:p w14:paraId="17B0B963" w14:textId="6C468C65" w:rsidR="00546152" w:rsidRDefault="00546152" w:rsidP="00546152">
      <w:pPr>
        <w:spacing w:before="120" w:after="120" w:line="336" w:lineRule="auto"/>
        <w:rPr>
          <w:rFonts w:ascii="Canva Sans Bold" w:eastAsia="Canva Sans Bold" w:hAnsi="Canva Sans Bold" w:cs="Canva Sans Bold"/>
          <w:b/>
          <w:bCs/>
          <w:color w:val="000000"/>
          <w:sz w:val="36"/>
          <w:szCs w:val="36"/>
        </w:rPr>
      </w:pPr>
      <w:r w:rsidRPr="00C11B89">
        <w:rPr>
          <w:rFonts w:ascii="Canva Sans Bold" w:eastAsia="Canva Sans Bold" w:hAnsi="Canva Sans Bold" w:cs="Canva Sans Bold"/>
          <w:b/>
          <w:bCs/>
          <w:color w:val="000000"/>
          <w:sz w:val="36"/>
          <w:szCs w:val="36"/>
        </w:rPr>
        <w:t xml:space="preserve"> </w:t>
      </w:r>
      <w:r w:rsidR="00910077" w:rsidRPr="00C11B89">
        <w:rPr>
          <w:rFonts w:ascii="Canva Sans Bold" w:eastAsia="Canva Sans Bold" w:hAnsi="Canva Sans Bold" w:cs="Canva Sans Bold"/>
          <w:b/>
          <w:bCs/>
          <w:color w:val="000000"/>
          <w:sz w:val="36"/>
          <w:szCs w:val="36"/>
        </w:rPr>
        <w:t>5.Delete</w:t>
      </w:r>
      <w:r w:rsidR="00C11B89" w:rsidRPr="00C11B89">
        <w:rPr>
          <w:rFonts w:ascii="Canva Sans Bold" w:eastAsia="Canva Sans Bold" w:hAnsi="Canva Sans Bold" w:cs="Canva Sans Bold"/>
          <w:b/>
          <w:bCs/>
          <w:color w:val="000000"/>
          <w:sz w:val="36"/>
          <w:szCs w:val="36"/>
        </w:rPr>
        <w:t xml:space="preserve"> contact API:</w:t>
      </w:r>
    </w:p>
    <w:p w14:paraId="581B988A" w14:textId="638DABE1" w:rsidR="00CF22CB" w:rsidRDefault="00760212" w:rsidP="00546152">
      <w:pPr>
        <w:spacing w:before="120" w:after="120" w:line="336" w:lineRule="auto"/>
        <w:rPr>
          <w:sz w:val="36"/>
          <w:szCs w:val="36"/>
        </w:rPr>
      </w:pPr>
      <w:r>
        <w:rPr>
          <w:noProof/>
          <w:sz w:val="36"/>
          <w:szCs w:val="36"/>
        </w:rPr>
        <w:drawing>
          <wp:inline distT="0" distB="0" distL="0" distR="0" wp14:anchorId="6E9DDCB9" wp14:editId="345E7F62">
            <wp:extent cx="5731510" cy="2562225"/>
            <wp:effectExtent l="0" t="0" r="2540" b="9525"/>
            <wp:docPr id="1021735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5163" name="Picture 1021735163"/>
                    <pic:cNvPicPr/>
                  </pic:nvPicPr>
                  <pic:blipFill>
                    <a:blip r:embed="rId13">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4077711A" w14:textId="77777777" w:rsidR="00760212" w:rsidRPr="00760212" w:rsidRDefault="00760212" w:rsidP="00546152">
      <w:pPr>
        <w:spacing w:before="120" w:after="120" w:line="336" w:lineRule="auto"/>
        <w:rPr>
          <w:sz w:val="36"/>
          <w:szCs w:val="36"/>
        </w:rPr>
      </w:pPr>
    </w:p>
    <w:p w14:paraId="24975971" w14:textId="77777777" w:rsidR="003E4B4B" w:rsidRDefault="003E4B4B" w:rsidP="00546152">
      <w:pPr>
        <w:spacing w:before="120" w:after="120" w:line="336" w:lineRule="auto"/>
        <w:rPr>
          <w:rFonts w:ascii="Canva Sans Bold" w:eastAsia="Canva Sans Bold" w:hAnsi="Canva Sans Bold" w:cs="Canva Sans Bold"/>
          <w:b/>
          <w:bCs/>
          <w:color w:val="000000"/>
          <w:sz w:val="34"/>
          <w:szCs w:val="34"/>
        </w:rPr>
      </w:pPr>
    </w:p>
    <w:p w14:paraId="71C4BA3E" w14:textId="0F8CB8B9" w:rsidR="00546152" w:rsidRDefault="00580433" w:rsidP="00546152">
      <w:pPr>
        <w:spacing w:before="120" w:after="120" w:line="336" w:lineRule="auto"/>
      </w:pPr>
      <w:r>
        <w:rPr>
          <w:rFonts w:ascii="Canva Sans Bold" w:eastAsia="Canva Sans Bold" w:hAnsi="Canva Sans Bold" w:cs="Canva Sans Bold"/>
          <w:b/>
          <w:bCs/>
          <w:color w:val="000000"/>
          <w:sz w:val="34"/>
          <w:szCs w:val="34"/>
        </w:rPr>
        <w:lastRenderedPageBreak/>
        <w:t>6</w:t>
      </w:r>
      <w:r w:rsidR="00546152">
        <w:rPr>
          <w:rFonts w:ascii="Canva Sans Bold" w:eastAsia="Canva Sans Bold" w:hAnsi="Canva Sans Bold" w:cs="Canva Sans Bold"/>
          <w:b/>
          <w:bCs/>
          <w:color w:val="000000"/>
          <w:sz w:val="34"/>
          <w:szCs w:val="34"/>
        </w:rPr>
        <w:t xml:space="preserve">.Search contact API response. </w:t>
      </w:r>
    </w:p>
    <w:p w14:paraId="2329CDF8" w14:textId="413AD460" w:rsidR="00546152" w:rsidRDefault="00546152" w:rsidP="00546152">
      <w:pPr>
        <w:spacing w:before="120" w:after="120"/>
        <w:jc w:val="center"/>
      </w:pPr>
    </w:p>
    <w:p w14:paraId="29C15ED5" w14:textId="5170EDDC" w:rsidR="003969D2" w:rsidRPr="003E4B4B" w:rsidRDefault="003E4B4B" w:rsidP="003E4B4B">
      <w:pPr>
        <w:spacing w:before="120" w:after="120"/>
        <w:jc w:val="center"/>
      </w:pPr>
      <w:r>
        <w:rPr>
          <w:noProof/>
        </w:rPr>
        <w:drawing>
          <wp:inline distT="0" distB="0" distL="0" distR="0" wp14:anchorId="1C9A1330" wp14:editId="1F00EC77">
            <wp:extent cx="5731510" cy="2361565"/>
            <wp:effectExtent l="0" t="0" r="2540" b="635"/>
            <wp:docPr id="848252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2589" name="Picture 848252589"/>
                    <pic:cNvPicPr/>
                  </pic:nvPicPr>
                  <pic:blipFill>
                    <a:blip r:embed="rId14">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p>
    <w:p w14:paraId="4D11B20A" w14:textId="77777777" w:rsidR="003969D2" w:rsidRDefault="003969D2" w:rsidP="00546152">
      <w:pPr>
        <w:spacing w:before="120" w:after="120" w:line="336" w:lineRule="auto"/>
        <w:rPr>
          <w:rFonts w:ascii="Canva Sans Bold" w:eastAsia="Canva Sans Bold" w:hAnsi="Canva Sans Bold" w:cs="Canva Sans Bold"/>
          <w:b/>
          <w:bCs/>
          <w:color w:val="000000"/>
          <w:sz w:val="34"/>
          <w:szCs w:val="34"/>
        </w:rPr>
      </w:pPr>
    </w:p>
    <w:p w14:paraId="15CF56DF" w14:textId="7A5FECF0" w:rsidR="00546152" w:rsidRDefault="00546152" w:rsidP="00546152">
      <w:pPr>
        <w:spacing w:before="120" w:after="120" w:line="336" w:lineRule="auto"/>
        <w:rPr>
          <w:rFonts w:ascii="Canva Sans Bold" w:eastAsia="Canva Sans Bold" w:hAnsi="Canva Sans Bold" w:cs="Canva Sans Bold"/>
          <w:b/>
          <w:bCs/>
          <w:color w:val="000000"/>
          <w:sz w:val="34"/>
          <w:szCs w:val="34"/>
        </w:rPr>
      </w:pPr>
      <w:r>
        <w:rPr>
          <w:rFonts w:ascii="Canva Sans Bold" w:eastAsia="Canva Sans Bold" w:hAnsi="Canva Sans Bold" w:cs="Canva Sans Bold"/>
          <w:b/>
          <w:bCs/>
          <w:color w:val="000000"/>
          <w:sz w:val="34"/>
          <w:szCs w:val="34"/>
        </w:rPr>
        <w:t xml:space="preserve"> </w:t>
      </w:r>
      <w:r w:rsidR="00CF22CB">
        <w:rPr>
          <w:rFonts w:ascii="Canva Sans Bold" w:eastAsia="Canva Sans Bold" w:hAnsi="Canva Sans Bold" w:cs="Canva Sans Bold"/>
          <w:b/>
          <w:bCs/>
          <w:color w:val="000000"/>
          <w:sz w:val="34"/>
          <w:szCs w:val="34"/>
        </w:rPr>
        <w:t>7.</w:t>
      </w:r>
      <w:r w:rsidR="00E04EC0">
        <w:rPr>
          <w:rFonts w:ascii="Canva Sans Bold" w:eastAsia="Canva Sans Bold" w:hAnsi="Canva Sans Bold" w:cs="Canva Sans Bold"/>
          <w:b/>
          <w:bCs/>
          <w:color w:val="000000"/>
          <w:sz w:val="34"/>
          <w:szCs w:val="34"/>
        </w:rPr>
        <w:t xml:space="preserve"> Get the current user:</w:t>
      </w:r>
    </w:p>
    <w:p w14:paraId="5EB58F7B" w14:textId="31612125" w:rsidR="00E04EC0" w:rsidRDefault="003969D2" w:rsidP="00546152">
      <w:pPr>
        <w:spacing w:before="120" w:after="120" w:line="336" w:lineRule="auto"/>
      </w:pPr>
      <w:r>
        <w:rPr>
          <w:noProof/>
        </w:rPr>
        <w:drawing>
          <wp:inline distT="0" distB="0" distL="0" distR="0" wp14:anchorId="76415504" wp14:editId="00520510">
            <wp:extent cx="5731510" cy="2372995"/>
            <wp:effectExtent l="0" t="0" r="2540" b="8255"/>
            <wp:docPr id="1437415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15864" name="Picture 1437415864"/>
                    <pic:cNvPicPr/>
                  </pic:nvPicPr>
                  <pic:blipFill>
                    <a:blip r:embed="rId15">
                      <a:extLst>
                        <a:ext uri="{28A0092B-C50C-407E-A947-70E740481C1C}">
                          <a14:useLocalDpi xmlns:a14="http://schemas.microsoft.com/office/drawing/2010/main" val="0"/>
                        </a:ext>
                      </a:extLst>
                    </a:blip>
                    <a:stretch>
                      <a:fillRect/>
                    </a:stretch>
                  </pic:blipFill>
                  <pic:spPr>
                    <a:xfrm>
                      <a:off x="0" y="0"/>
                      <a:ext cx="5731510" cy="2372995"/>
                    </a:xfrm>
                    <a:prstGeom prst="rect">
                      <a:avLst/>
                    </a:prstGeom>
                  </pic:spPr>
                </pic:pic>
              </a:graphicData>
            </a:graphic>
          </wp:inline>
        </w:drawing>
      </w:r>
    </w:p>
    <w:p w14:paraId="75FE4D8F" w14:textId="77777777" w:rsidR="001521E2" w:rsidRDefault="001521E2" w:rsidP="00546152">
      <w:pPr>
        <w:spacing w:before="120" w:after="120" w:line="336" w:lineRule="auto"/>
      </w:pPr>
    </w:p>
    <w:p w14:paraId="08353BFC" w14:textId="77777777" w:rsidR="00951B9E" w:rsidRDefault="00951B9E" w:rsidP="00546152">
      <w:pPr>
        <w:spacing w:before="120" w:after="120" w:line="336" w:lineRule="auto"/>
      </w:pPr>
    </w:p>
    <w:p w14:paraId="616701EC" w14:textId="77777777" w:rsidR="00140E53" w:rsidRDefault="00546152" w:rsidP="00546152">
      <w:pPr>
        <w:spacing w:before="120" w:after="120" w:line="336" w:lineRule="auto"/>
        <w:rPr>
          <w:rFonts w:ascii="Canva Sans Bold" w:eastAsia="Canva Sans Bold" w:hAnsi="Canva Sans Bold" w:cs="Canva Sans Bold"/>
          <w:b/>
          <w:bCs/>
          <w:color w:val="000000"/>
        </w:rPr>
      </w:pPr>
      <w:r>
        <w:rPr>
          <w:rFonts w:ascii="Canva Sans Bold" w:eastAsia="Canva Sans Bold" w:hAnsi="Canva Sans Bold" w:cs="Canva Sans Bold"/>
          <w:b/>
          <w:bCs/>
          <w:color w:val="000000"/>
          <w:sz w:val="34"/>
          <w:szCs w:val="34"/>
        </w:rPr>
        <w:t>6.Demo Link</w:t>
      </w:r>
      <w:r w:rsidRPr="00140E53">
        <w:rPr>
          <w:rFonts w:ascii="Canva Sans Bold" w:eastAsia="Canva Sans Bold" w:hAnsi="Canva Sans Bold" w:cs="Canva Sans Bold"/>
          <w:b/>
          <w:bCs/>
          <w:color w:val="000000"/>
        </w:rPr>
        <w:t>:</w:t>
      </w:r>
    </w:p>
    <w:p w14:paraId="4E447031" w14:textId="6BEC402D" w:rsidR="00546152" w:rsidRPr="00140E53" w:rsidRDefault="00546152" w:rsidP="00546152">
      <w:pPr>
        <w:spacing w:before="120" w:after="120" w:line="336" w:lineRule="auto"/>
      </w:pPr>
      <w:r w:rsidRPr="00140E53">
        <w:rPr>
          <w:rFonts w:ascii="Canva Sans Bold" w:eastAsia="Canva Sans Bold" w:hAnsi="Canva Sans Bold" w:cs="Canva Sans Bold"/>
          <w:b/>
          <w:bCs/>
          <w:color w:val="000000"/>
        </w:rPr>
        <w:t xml:space="preserve"> </w:t>
      </w:r>
      <w:r w:rsidR="008B48DA" w:rsidRPr="00140E53">
        <w:rPr>
          <w:rFonts w:ascii="Canva Sans Bold" w:eastAsia="Canva Sans Bold" w:hAnsi="Canva Sans Bold" w:cs="Canva Sans Bold"/>
          <w:b/>
          <w:bCs/>
          <w:color w:val="000000"/>
        </w:rPr>
        <w:t xml:space="preserve"> </w:t>
      </w:r>
      <w:r w:rsidR="00983FAB" w:rsidRPr="00140E53">
        <w:rPr>
          <w:rFonts w:ascii="Canva Sans Bold" w:eastAsia="Canva Sans Bold" w:hAnsi="Canva Sans Bold" w:cs="Canva Sans Bold"/>
          <w:b/>
          <w:bCs/>
          <w:color w:val="000000"/>
        </w:rPr>
        <w:t>https://drive.google.com/file/d/1zvSNIZ0LeY7a2aFCa30AesXkk-ByeGkS/view?usp=drive_link</w:t>
      </w:r>
    </w:p>
    <w:p w14:paraId="7E633D42" w14:textId="4DF79EC2" w:rsidR="00546152" w:rsidRDefault="00546152" w:rsidP="00546152">
      <w:pPr>
        <w:spacing w:before="120" w:after="120" w:line="336" w:lineRule="auto"/>
      </w:pPr>
      <w:r>
        <w:rPr>
          <w:rFonts w:ascii="Canva Sans Bold" w:eastAsia="Canva Sans Bold" w:hAnsi="Canva Sans Bold" w:cs="Canva Sans Bold"/>
          <w:b/>
          <w:bCs/>
          <w:color w:val="1800AD"/>
          <w:sz w:val="60"/>
          <w:szCs w:val="60"/>
        </w:rPr>
        <w:t>__________________________</w:t>
      </w:r>
    </w:p>
    <w:p w14:paraId="4032175F"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lastRenderedPageBreak/>
        <w:t xml:space="preserve"> </w:t>
      </w:r>
    </w:p>
    <w:p w14:paraId="5CB75DDE" w14:textId="77777777" w:rsidR="00546152" w:rsidRDefault="00546152" w:rsidP="00546152">
      <w:pPr>
        <w:spacing w:before="120" w:after="120" w:line="336" w:lineRule="auto"/>
      </w:pPr>
      <w:r>
        <w:rPr>
          <w:rFonts w:ascii="Canva Sans Bold" w:eastAsia="Canva Sans Bold" w:hAnsi="Canva Sans Bold" w:cs="Canva Sans Bold"/>
          <w:b/>
          <w:bCs/>
          <w:color w:val="1800AD"/>
          <w:sz w:val="60"/>
          <w:szCs w:val="60"/>
          <w:u w:val="single" w:color="1800AD"/>
        </w:rPr>
        <w:t xml:space="preserve">14. Conclusion: </w:t>
      </w:r>
    </w:p>
    <w:p w14:paraId="0198FCFF" w14:textId="77777777" w:rsidR="00546152" w:rsidRDefault="00546152" w:rsidP="00546152">
      <w:pPr>
        <w:spacing w:before="120" w:after="120" w:line="336" w:lineRule="auto"/>
      </w:pPr>
      <w:r>
        <w:rPr>
          <w:rFonts w:ascii="Canva Sans Bold" w:eastAsia="Canva Sans Bold" w:hAnsi="Canva Sans Bold" w:cs="Canva Sans Bold"/>
          <w:b/>
          <w:bCs/>
          <w:color w:val="1800AD"/>
          <w:sz w:val="34"/>
          <w:szCs w:val="34"/>
        </w:rPr>
        <w:t xml:space="preserve"> </w:t>
      </w:r>
    </w:p>
    <w:p w14:paraId="652E72F7" w14:textId="77777777" w:rsidR="00546152" w:rsidRPr="00935C68" w:rsidRDefault="00546152" w:rsidP="00546152">
      <w:pPr>
        <w:spacing w:before="120" w:after="120" w:line="336" w:lineRule="auto"/>
        <w:ind w:left="1200"/>
        <w:rPr>
          <w:sz w:val="40"/>
          <w:szCs w:val="40"/>
        </w:rPr>
      </w:pPr>
      <w:r>
        <w:rPr>
          <w:rFonts w:ascii="Canva Sans Bold" w:eastAsia="Canva Sans Bold" w:hAnsi="Canva Sans Bold" w:cs="Canva Sans Bold"/>
          <w:b/>
          <w:bCs/>
          <w:color w:val="000000"/>
          <w:sz w:val="40"/>
          <w:szCs w:val="40"/>
        </w:rPr>
        <w:t>1.</w:t>
      </w:r>
      <w:r w:rsidRPr="00935C68">
        <w:rPr>
          <w:rFonts w:ascii="Canva Sans Bold" w:eastAsia="Canva Sans Bold" w:hAnsi="Canva Sans Bold" w:cs="Canva Sans Bold"/>
          <w:b/>
          <w:bCs/>
          <w:color w:val="000000"/>
          <w:sz w:val="40"/>
          <w:szCs w:val="40"/>
        </w:rPr>
        <w:t xml:space="preserve">The Contact Manager system provides a simple and efficient solution for managing contacts in a centralized database. By using Node.js, Express.js, and MongoDB, the system demonstrates modern backend development practices. </w:t>
      </w:r>
    </w:p>
    <w:p w14:paraId="41FD4DA4" w14:textId="77777777" w:rsidR="00546152" w:rsidRPr="00935C68" w:rsidRDefault="00546152" w:rsidP="00546152">
      <w:pPr>
        <w:spacing w:before="120" w:after="120" w:line="336" w:lineRule="auto"/>
        <w:ind w:left="1200"/>
        <w:rPr>
          <w:sz w:val="40"/>
          <w:szCs w:val="40"/>
        </w:rPr>
      </w:pPr>
      <w:r>
        <w:rPr>
          <w:rFonts w:ascii="Canva Sans Bold" w:eastAsia="Canva Sans Bold" w:hAnsi="Canva Sans Bold" w:cs="Canva Sans Bold"/>
          <w:b/>
          <w:bCs/>
          <w:color w:val="000000"/>
          <w:sz w:val="40"/>
          <w:szCs w:val="40"/>
        </w:rPr>
        <w:t>2.</w:t>
      </w:r>
      <w:r w:rsidRPr="00935C68">
        <w:rPr>
          <w:rFonts w:ascii="Canva Sans Bold" w:eastAsia="Canva Sans Bold" w:hAnsi="Canva Sans Bold" w:cs="Canva Sans Bold"/>
          <w:b/>
          <w:bCs/>
          <w:color w:val="000000"/>
          <w:sz w:val="40"/>
          <w:szCs w:val="40"/>
        </w:rPr>
        <w:t xml:space="preserve">This project can be further expanded into a full-stack application with a frontend interface and additional features. </w:t>
      </w:r>
    </w:p>
    <w:p w14:paraId="2D985EB3" w14:textId="5627BCAA" w:rsidR="00546152" w:rsidRDefault="00546152" w:rsidP="00546152">
      <w:pPr>
        <w:spacing w:before="120" w:after="120" w:line="336" w:lineRule="auto"/>
        <w:rPr>
          <w:rFonts w:ascii="Canva Sans Bold" w:eastAsia="Canva Sans Bold" w:hAnsi="Canva Sans Bold" w:cs="Canva Sans Bold"/>
          <w:b/>
          <w:bCs/>
          <w:color w:val="1800AD"/>
          <w:sz w:val="60"/>
          <w:szCs w:val="60"/>
        </w:rPr>
      </w:pPr>
      <w:r>
        <w:rPr>
          <w:rFonts w:ascii="Canva Sans Bold" w:eastAsia="Canva Sans Bold" w:hAnsi="Canva Sans Bold" w:cs="Canva Sans Bold"/>
          <w:b/>
          <w:bCs/>
          <w:color w:val="1800AD"/>
          <w:sz w:val="60"/>
          <w:szCs w:val="60"/>
        </w:rPr>
        <w:t>___________________________</w:t>
      </w:r>
    </w:p>
    <w:p w14:paraId="4975D5DD" w14:textId="3DA1F301" w:rsidR="00546152" w:rsidRDefault="00546152" w:rsidP="00546152">
      <w:pPr>
        <w:tabs>
          <w:tab w:val="left" w:pos="2452"/>
        </w:tabs>
        <w:rPr>
          <w:rFonts w:ascii="Canva Sans Bold" w:eastAsia="Canva Sans Bold" w:hAnsi="Canva Sans Bold" w:cs="Canva Sans Bold"/>
          <w:b/>
          <w:bCs/>
          <w:color w:val="1800AD"/>
          <w:sz w:val="60"/>
          <w:szCs w:val="60"/>
        </w:rPr>
      </w:pPr>
      <w:r>
        <w:rPr>
          <w:rFonts w:ascii="Canva Sans Bold" w:eastAsia="Canva Sans Bold" w:hAnsi="Canva Sans Bold" w:cs="Canva Sans Bold"/>
          <w:b/>
          <w:bCs/>
          <w:color w:val="1800AD"/>
          <w:sz w:val="60"/>
          <w:szCs w:val="60"/>
        </w:rPr>
        <w:tab/>
      </w:r>
      <w:r w:rsidR="00830133">
        <w:rPr>
          <w:rFonts w:ascii="Canva Sans Bold" w:eastAsia="Canva Sans Bold" w:hAnsi="Canva Sans Bold" w:cs="Canva Sans Bold"/>
          <w:b/>
          <w:bCs/>
          <w:color w:val="1800AD"/>
          <w:sz w:val="60"/>
          <w:szCs w:val="60"/>
        </w:rPr>
        <w:t>THANK YOU!</w:t>
      </w:r>
    </w:p>
    <w:p w14:paraId="1D0EF691" w14:textId="04E92D13" w:rsidR="00830133" w:rsidRDefault="00830133" w:rsidP="00546152">
      <w:pPr>
        <w:tabs>
          <w:tab w:val="left" w:pos="2452"/>
        </w:tabs>
        <w:rPr>
          <w:rFonts w:ascii="Canva Sans Bold" w:eastAsia="Canva Sans Bold" w:hAnsi="Canva Sans Bold" w:cs="Canva Sans Bold"/>
          <w:b/>
          <w:bCs/>
          <w:color w:val="1800AD"/>
          <w:sz w:val="60"/>
          <w:szCs w:val="60"/>
        </w:rPr>
      </w:pPr>
      <w:r>
        <w:rPr>
          <w:rFonts w:ascii="Canva Sans Bold" w:eastAsia="Canva Sans Bold" w:hAnsi="Canva Sans Bold" w:cs="Canva Sans Bold"/>
          <w:b/>
          <w:bCs/>
          <w:color w:val="1800AD"/>
          <w:sz w:val="60"/>
          <w:szCs w:val="60"/>
        </w:rPr>
        <w:t>___________________________</w:t>
      </w:r>
    </w:p>
    <w:p w14:paraId="3BB4FD83" w14:textId="77777777" w:rsidR="00B60D50" w:rsidRDefault="00B60D50"/>
    <w:sectPr w:rsidR="00B60D50" w:rsidSect="0054615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va Sans Bold">
    <w:altName w:val="Calibri"/>
    <w:charset w:val="00"/>
    <w:family w:val="auto"/>
    <w:pitch w:val="default"/>
  </w:font>
  <w:font w:name="Canv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570"/>
    <w:multiLevelType w:val="hybridMultilevel"/>
    <w:tmpl w:val="A20E8E4E"/>
    <w:lvl w:ilvl="0" w:tplc="A8A8B2EA">
      <w:start w:val="1"/>
      <w:numFmt w:val="bullet"/>
      <w:lvlText w:val=""/>
      <w:lvlJc w:val="left"/>
      <w:pPr>
        <w:ind w:left="400" w:hanging="360"/>
      </w:pPr>
      <w:rPr>
        <w:rFonts w:ascii="Symbol" w:hAnsi="Symbol"/>
      </w:rPr>
    </w:lvl>
    <w:lvl w:ilvl="1" w:tplc="33709CDC">
      <w:start w:val="1"/>
      <w:numFmt w:val="bullet"/>
      <w:lvlText w:val="o"/>
      <w:lvlJc w:val="left"/>
      <w:pPr>
        <w:ind w:left="800" w:hanging="360"/>
      </w:pPr>
      <w:rPr>
        <w:rFonts w:ascii="Courier New" w:hAnsi="Courier New"/>
      </w:rPr>
    </w:lvl>
    <w:lvl w:ilvl="2" w:tplc="31C02116">
      <w:start w:val="1"/>
      <w:numFmt w:val="bullet"/>
      <w:lvlText w:val=""/>
      <w:lvlJc w:val="left"/>
      <w:pPr>
        <w:ind w:left="1200" w:hanging="360"/>
      </w:pPr>
      <w:rPr>
        <w:rFonts w:ascii="Wingdings" w:hAnsi="Wingdings"/>
      </w:rPr>
    </w:lvl>
    <w:lvl w:ilvl="3" w:tplc="C62AF572">
      <w:start w:val="1"/>
      <w:numFmt w:val="bullet"/>
      <w:lvlText w:val=""/>
      <w:lvlJc w:val="left"/>
      <w:pPr>
        <w:ind w:left="1600" w:hanging="360"/>
      </w:pPr>
      <w:rPr>
        <w:rFonts w:ascii="Symbol" w:hAnsi="Symbol"/>
      </w:rPr>
    </w:lvl>
    <w:lvl w:ilvl="4" w:tplc="BD0E7A7E">
      <w:start w:val="1"/>
      <w:numFmt w:val="bullet"/>
      <w:lvlText w:val="o"/>
      <w:lvlJc w:val="left"/>
      <w:pPr>
        <w:ind w:left="2000" w:hanging="360"/>
      </w:pPr>
      <w:rPr>
        <w:rFonts w:ascii="Courier New" w:hAnsi="Courier New"/>
      </w:rPr>
    </w:lvl>
    <w:lvl w:ilvl="5" w:tplc="A10E1892">
      <w:start w:val="1"/>
      <w:numFmt w:val="bullet"/>
      <w:lvlText w:val=""/>
      <w:lvlJc w:val="left"/>
      <w:pPr>
        <w:ind w:left="2400" w:hanging="360"/>
      </w:pPr>
      <w:rPr>
        <w:rFonts w:ascii="Wingdings" w:hAnsi="Wingdings"/>
      </w:rPr>
    </w:lvl>
    <w:lvl w:ilvl="6" w:tplc="E746FF78">
      <w:start w:val="1"/>
      <w:numFmt w:val="bullet"/>
      <w:lvlText w:val=""/>
      <w:lvlJc w:val="left"/>
      <w:pPr>
        <w:ind w:left="2800" w:hanging="360"/>
      </w:pPr>
      <w:rPr>
        <w:rFonts w:ascii="Symbol" w:hAnsi="Symbol"/>
      </w:rPr>
    </w:lvl>
    <w:lvl w:ilvl="7" w:tplc="57B2A560">
      <w:start w:val="1"/>
      <w:numFmt w:val="bullet"/>
      <w:lvlText w:val="o"/>
      <w:lvlJc w:val="left"/>
      <w:pPr>
        <w:ind w:left="3200" w:hanging="360"/>
      </w:pPr>
      <w:rPr>
        <w:rFonts w:ascii="Courier New" w:hAnsi="Courier New"/>
      </w:rPr>
    </w:lvl>
    <w:lvl w:ilvl="8" w:tplc="C22CBF2C">
      <w:numFmt w:val="decimal"/>
      <w:lvlText w:val=""/>
      <w:lvlJc w:val="left"/>
    </w:lvl>
  </w:abstractNum>
  <w:abstractNum w:abstractNumId="1" w15:restartNumberingAfterBreak="0">
    <w:nsid w:val="07DD69EF"/>
    <w:multiLevelType w:val="hybridMultilevel"/>
    <w:tmpl w:val="8A3EEA24"/>
    <w:lvl w:ilvl="0" w:tplc="02305794">
      <w:start w:val="1"/>
      <w:numFmt w:val="bullet"/>
      <w:lvlText w:val=""/>
      <w:lvlJc w:val="left"/>
      <w:pPr>
        <w:ind w:left="400" w:hanging="360"/>
      </w:pPr>
      <w:rPr>
        <w:rFonts w:ascii="Symbol" w:hAnsi="Symbol"/>
      </w:rPr>
    </w:lvl>
    <w:lvl w:ilvl="1" w:tplc="5F129128">
      <w:start w:val="1"/>
      <w:numFmt w:val="bullet"/>
      <w:lvlText w:val="o"/>
      <w:lvlJc w:val="left"/>
      <w:pPr>
        <w:ind w:left="800" w:hanging="360"/>
      </w:pPr>
      <w:rPr>
        <w:rFonts w:ascii="Courier New" w:hAnsi="Courier New"/>
      </w:rPr>
    </w:lvl>
    <w:lvl w:ilvl="2" w:tplc="4404CEEE">
      <w:start w:val="1"/>
      <w:numFmt w:val="bullet"/>
      <w:lvlText w:val=""/>
      <w:lvlJc w:val="left"/>
      <w:pPr>
        <w:ind w:left="1200" w:hanging="360"/>
      </w:pPr>
      <w:rPr>
        <w:rFonts w:ascii="Wingdings" w:hAnsi="Wingdings"/>
      </w:rPr>
    </w:lvl>
    <w:lvl w:ilvl="3" w:tplc="34CCF890">
      <w:start w:val="1"/>
      <w:numFmt w:val="bullet"/>
      <w:lvlText w:val=""/>
      <w:lvlJc w:val="left"/>
      <w:pPr>
        <w:ind w:left="1600" w:hanging="360"/>
      </w:pPr>
      <w:rPr>
        <w:rFonts w:ascii="Symbol" w:hAnsi="Symbol"/>
      </w:rPr>
    </w:lvl>
    <w:lvl w:ilvl="4" w:tplc="301E7870">
      <w:start w:val="1"/>
      <w:numFmt w:val="bullet"/>
      <w:lvlText w:val="o"/>
      <w:lvlJc w:val="left"/>
      <w:pPr>
        <w:ind w:left="2000" w:hanging="360"/>
      </w:pPr>
      <w:rPr>
        <w:rFonts w:ascii="Courier New" w:hAnsi="Courier New"/>
      </w:rPr>
    </w:lvl>
    <w:lvl w:ilvl="5" w:tplc="BC20A568">
      <w:start w:val="1"/>
      <w:numFmt w:val="bullet"/>
      <w:lvlText w:val=""/>
      <w:lvlJc w:val="left"/>
      <w:pPr>
        <w:ind w:left="2400" w:hanging="360"/>
      </w:pPr>
      <w:rPr>
        <w:rFonts w:ascii="Wingdings" w:hAnsi="Wingdings"/>
      </w:rPr>
    </w:lvl>
    <w:lvl w:ilvl="6" w:tplc="F52C2F10">
      <w:start w:val="1"/>
      <w:numFmt w:val="bullet"/>
      <w:lvlText w:val=""/>
      <w:lvlJc w:val="left"/>
      <w:pPr>
        <w:ind w:left="2800" w:hanging="360"/>
      </w:pPr>
      <w:rPr>
        <w:rFonts w:ascii="Symbol" w:hAnsi="Symbol"/>
      </w:rPr>
    </w:lvl>
    <w:lvl w:ilvl="7" w:tplc="FE1E6C74">
      <w:start w:val="1"/>
      <w:numFmt w:val="bullet"/>
      <w:lvlText w:val="o"/>
      <w:lvlJc w:val="left"/>
      <w:pPr>
        <w:ind w:left="3200" w:hanging="360"/>
      </w:pPr>
      <w:rPr>
        <w:rFonts w:ascii="Courier New" w:hAnsi="Courier New"/>
      </w:rPr>
    </w:lvl>
    <w:lvl w:ilvl="8" w:tplc="1AD4A662">
      <w:numFmt w:val="decimal"/>
      <w:lvlText w:val=""/>
      <w:lvlJc w:val="left"/>
    </w:lvl>
  </w:abstractNum>
  <w:abstractNum w:abstractNumId="2" w15:restartNumberingAfterBreak="0">
    <w:nsid w:val="19132D8F"/>
    <w:multiLevelType w:val="hybridMultilevel"/>
    <w:tmpl w:val="EBB647F4"/>
    <w:lvl w:ilvl="0" w:tplc="BC84969E">
      <w:start w:val="1"/>
      <w:numFmt w:val="bullet"/>
      <w:lvlText w:val=""/>
      <w:lvlJc w:val="left"/>
      <w:pPr>
        <w:ind w:left="400" w:hanging="360"/>
      </w:pPr>
      <w:rPr>
        <w:rFonts w:ascii="Symbol" w:hAnsi="Symbol"/>
      </w:rPr>
    </w:lvl>
    <w:lvl w:ilvl="1" w:tplc="C676432A">
      <w:start w:val="1"/>
      <w:numFmt w:val="bullet"/>
      <w:lvlText w:val="o"/>
      <w:lvlJc w:val="left"/>
      <w:pPr>
        <w:ind w:left="800" w:hanging="360"/>
      </w:pPr>
      <w:rPr>
        <w:rFonts w:ascii="Courier New" w:hAnsi="Courier New"/>
      </w:rPr>
    </w:lvl>
    <w:lvl w:ilvl="2" w:tplc="29062050">
      <w:start w:val="1"/>
      <w:numFmt w:val="bullet"/>
      <w:lvlText w:val=""/>
      <w:lvlJc w:val="left"/>
      <w:pPr>
        <w:ind w:left="1200" w:hanging="360"/>
      </w:pPr>
      <w:rPr>
        <w:rFonts w:ascii="Wingdings" w:hAnsi="Wingdings"/>
      </w:rPr>
    </w:lvl>
    <w:lvl w:ilvl="3" w:tplc="0DB4368E">
      <w:start w:val="1"/>
      <w:numFmt w:val="bullet"/>
      <w:lvlText w:val=""/>
      <w:lvlJc w:val="left"/>
      <w:pPr>
        <w:ind w:left="1600" w:hanging="360"/>
      </w:pPr>
      <w:rPr>
        <w:rFonts w:ascii="Symbol" w:hAnsi="Symbol"/>
      </w:rPr>
    </w:lvl>
    <w:lvl w:ilvl="4" w:tplc="400A312E">
      <w:start w:val="1"/>
      <w:numFmt w:val="bullet"/>
      <w:lvlText w:val="o"/>
      <w:lvlJc w:val="left"/>
      <w:pPr>
        <w:ind w:left="2000" w:hanging="360"/>
      </w:pPr>
      <w:rPr>
        <w:rFonts w:ascii="Courier New" w:hAnsi="Courier New"/>
      </w:rPr>
    </w:lvl>
    <w:lvl w:ilvl="5" w:tplc="0BD2D9D6">
      <w:start w:val="1"/>
      <w:numFmt w:val="bullet"/>
      <w:lvlText w:val=""/>
      <w:lvlJc w:val="left"/>
      <w:pPr>
        <w:ind w:left="2400" w:hanging="360"/>
      </w:pPr>
      <w:rPr>
        <w:rFonts w:ascii="Wingdings" w:hAnsi="Wingdings"/>
      </w:rPr>
    </w:lvl>
    <w:lvl w:ilvl="6" w:tplc="8FF429D2">
      <w:start w:val="1"/>
      <w:numFmt w:val="bullet"/>
      <w:lvlText w:val=""/>
      <w:lvlJc w:val="left"/>
      <w:pPr>
        <w:ind w:left="2800" w:hanging="360"/>
      </w:pPr>
      <w:rPr>
        <w:rFonts w:ascii="Symbol" w:hAnsi="Symbol"/>
      </w:rPr>
    </w:lvl>
    <w:lvl w:ilvl="7" w:tplc="E22AE526">
      <w:start w:val="1"/>
      <w:numFmt w:val="bullet"/>
      <w:lvlText w:val="o"/>
      <w:lvlJc w:val="left"/>
      <w:pPr>
        <w:ind w:left="3200" w:hanging="360"/>
      </w:pPr>
      <w:rPr>
        <w:rFonts w:ascii="Courier New" w:hAnsi="Courier New"/>
      </w:rPr>
    </w:lvl>
    <w:lvl w:ilvl="8" w:tplc="94F61496">
      <w:numFmt w:val="decimal"/>
      <w:lvlText w:val=""/>
      <w:lvlJc w:val="left"/>
    </w:lvl>
  </w:abstractNum>
  <w:abstractNum w:abstractNumId="3" w15:restartNumberingAfterBreak="0">
    <w:nsid w:val="23B91D6E"/>
    <w:multiLevelType w:val="hybridMultilevel"/>
    <w:tmpl w:val="92A432A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FD3C9D"/>
    <w:multiLevelType w:val="hybridMultilevel"/>
    <w:tmpl w:val="0EC4D964"/>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5" w15:restartNumberingAfterBreak="0">
    <w:nsid w:val="2D7065F7"/>
    <w:multiLevelType w:val="hybridMultilevel"/>
    <w:tmpl w:val="0DBEB348"/>
    <w:lvl w:ilvl="0" w:tplc="4754D88E">
      <w:start w:val="1"/>
      <w:numFmt w:val="bullet"/>
      <w:lvlText w:val=""/>
      <w:lvlJc w:val="left"/>
      <w:pPr>
        <w:ind w:left="400" w:hanging="360"/>
      </w:pPr>
      <w:rPr>
        <w:rFonts w:ascii="Symbol" w:hAnsi="Symbol"/>
      </w:rPr>
    </w:lvl>
    <w:lvl w:ilvl="1" w:tplc="73749D6C">
      <w:start w:val="1"/>
      <w:numFmt w:val="bullet"/>
      <w:lvlText w:val="o"/>
      <w:lvlJc w:val="left"/>
      <w:pPr>
        <w:ind w:left="800" w:hanging="360"/>
      </w:pPr>
      <w:rPr>
        <w:rFonts w:ascii="Courier New" w:hAnsi="Courier New"/>
      </w:rPr>
    </w:lvl>
    <w:lvl w:ilvl="2" w:tplc="CF8828D6">
      <w:start w:val="1"/>
      <w:numFmt w:val="bullet"/>
      <w:lvlText w:val=""/>
      <w:lvlJc w:val="left"/>
      <w:pPr>
        <w:ind w:left="1200" w:hanging="360"/>
      </w:pPr>
      <w:rPr>
        <w:rFonts w:ascii="Wingdings" w:hAnsi="Wingdings"/>
      </w:rPr>
    </w:lvl>
    <w:lvl w:ilvl="3" w:tplc="1D2EED1E">
      <w:start w:val="1"/>
      <w:numFmt w:val="bullet"/>
      <w:lvlText w:val=""/>
      <w:lvlJc w:val="left"/>
      <w:pPr>
        <w:ind w:left="1600" w:hanging="360"/>
      </w:pPr>
      <w:rPr>
        <w:rFonts w:ascii="Symbol" w:hAnsi="Symbol"/>
      </w:rPr>
    </w:lvl>
    <w:lvl w:ilvl="4" w:tplc="51442BB6">
      <w:start w:val="1"/>
      <w:numFmt w:val="bullet"/>
      <w:lvlText w:val="o"/>
      <w:lvlJc w:val="left"/>
      <w:pPr>
        <w:ind w:left="2000" w:hanging="360"/>
      </w:pPr>
      <w:rPr>
        <w:rFonts w:ascii="Courier New" w:hAnsi="Courier New"/>
      </w:rPr>
    </w:lvl>
    <w:lvl w:ilvl="5" w:tplc="484CF75E">
      <w:start w:val="1"/>
      <w:numFmt w:val="bullet"/>
      <w:lvlText w:val=""/>
      <w:lvlJc w:val="left"/>
      <w:pPr>
        <w:ind w:left="2400" w:hanging="360"/>
      </w:pPr>
      <w:rPr>
        <w:rFonts w:ascii="Wingdings" w:hAnsi="Wingdings"/>
      </w:rPr>
    </w:lvl>
    <w:lvl w:ilvl="6" w:tplc="56DEDA30">
      <w:start w:val="1"/>
      <w:numFmt w:val="bullet"/>
      <w:lvlText w:val=""/>
      <w:lvlJc w:val="left"/>
      <w:pPr>
        <w:ind w:left="2800" w:hanging="360"/>
      </w:pPr>
      <w:rPr>
        <w:rFonts w:ascii="Symbol" w:hAnsi="Symbol"/>
      </w:rPr>
    </w:lvl>
    <w:lvl w:ilvl="7" w:tplc="159C893A">
      <w:start w:val="1"/>
      <w:numFmt w:val="bullet"/>
      <w:lvlText w:val="o"/>
      <w:lvlJc w:val="left"/>
      <w:pPr>
        <w:ind w:left="3200" w:hanging="360"/>
      </w:pPr>
      <w:rPr>
        <w:rFonts w:ascii="Courier New" w:hAnsi="Courier New"/>
      </w:rPr>
    </w:lvl>
    <w:lvl w:ilvl="8" w:tplc="159C858A">
      <w:numFmt w:val="decimal"/>
      <w:lvlText w:val=""/>
      <w:lvlJc w:val="left"/>
    </w:lvl>
  </w:abstractNum>
  <w:abstractNum w:abstractNumId="6" w15:restartNumberingAfterBreak="0">
    <w:nsid w:val="2DF53F2C"/>
    <w:multiLevelType w:val="hybridMultilevel"/>
    <w:tmpl w:val="C3227D7A"/>
    <w:lvl w:ilvl="0" w:tplc="4278672E">
      <w:start w:val="1"/>
      <w:numFmt w:val="bullet"/>
      <w:lvlText w:val=""/>
      <w:lvlJc w:val="left"/>
      <w:pPr>
        <w:ind w:left="400" w:hanging="360"/>
      </w:pPr>
      <w:rPr>
        <w:rFonts w:ascii="Symbol" w:hAnsi="Symbol"/>
      </w:rPr>
    </w:lvl>
    <w:lvl w:ilvl="1" w:tplc="DE0C2702">
      <w:start w:val="1"/>
      <w:numFmt w:val="bullet"/>
      <w:lvlText w:val="o"/>
      <w:lvlJc w:val="left"/>
      <w:pPr>
        <w:ind w:left="800" w:hanging="360"/>
      </w:pPr>
      <w:rPr>
        <w:rFonts w:ascii="Courier New" w:hAnsi="Courier New"/>
      </w:rPr>
    </w:lvl>
    <w:lvl w:ilvl="2" w:tplc="E75C4280">
      <w:start w:val="1"/>
      <w:numFmt w:val="bullet"/>
      <w:lvlText w:val=""/>
      <w:lvlJc w:val="left"/>
      <w:pPr>
        <w:ind w:left="1200" w:hanging="360"/>
      </w:pPr>
      <w:rPr>
        <w:rFonts w:ascii="Wingdings" w:hAnsi="Wingdings"/>
      </w:rPr>
    </w:lvl>
    <w:lvl w:ilvl="3" w:tplc="7D9C54BE">
      <w:start w:val="1"/>
      <w:numFmt w:val="bullet"/>
      <w:lvlText w:val=""/>
      <w:lvlJc w:val="left"/>
      <w:pPr>
        <w:ind w:left="1600" w:hanging="360"/>
      </w:pPr>
      <w:rPr>
        <w:rFonts w:ascii="Symbol" w:hAnsi="Symbol"/>
      </w:rPr>
    </w:lvl>
    <w:lvl w:ilvl="4" w:tplc="6AD25B56">
      <w:start w:val="1"/>
      <w:numFmt w:val="bullet"/>
      <w:lvlText w:val="o"/>
      <w:lvlJc w:val="left"/>
      <w:pPr>
        <w:ind w:left="2000" w:hanging="360"/>
      </w:pPr>
      <w:rPr>
        <w:rFonts w:ascii="Courier New" w:hAnsi="Courier New"/>
      </w:rPr>
    </w:lvl>
    <w:lvl w:ilvl="5" w:tplc="8A3CC828">
      <w:start w:val="1"/>
      <w:numFmt w:val="bullet"/>
      <w:lvlText w:val=""/>
      <w:lvlJc w:val="left"/>
      <w:pPr>
        <w:ind w:left="2400" w:hanging="360"/>
      </w:pPr>
      <w:rPr>
        <w:rFonts w:ascii="Wingdings" w:hAnsi="Wingdings"/>
      </w:rPr>
    </w:lvl>
    <w:lvl w:ilvl="6" w:tplc="41FEF88E">
      <w:start w:val="1"/>
      <w:numFmt w:val="bullet"/>
      <w:lvlText w:val=""/>
      <w:lvlJc w:val="left"/>
      <w:pPr>
        <w:ind w:left="2800" w:hanging="360"/>
      </w:pPr>
      <w:rPr>
        <w:rFonts w:ascii="Symbol" w:hAnsi="Symbol"/>
      </w:rPr>
    </w:lvl>
    <w:lvl w:ilvl="7" w:tplc="218C613A">
      <w:start w:val="1"/>
      <w:numFmt w:val="bullet"/>
      <w:lvlText w:val="o"/>
      <w:lvlJc w:val="left"/>
      <w:pPr>
        <w:ind w:left="3200" w:hanging="360"/>
      </w:pPr>
      <w:rPr>
        <w:rFonts w:ascii="Courier New" w:hAnsi="Courier New"/>
      </w:rPr>
    </w:lvl>
    <w:lvl w:ilvl="8" w:tplc="7F984C6E">
      <w:numFmt w:val="decimal"/>
      <w:lvlText w:val=""/>
      <w:lvlJc w:val="left"/>
    </w:lvl>
  </w:abstractNum>
  <w:abstractNum w:abstractNumId="7" w15:restartNumberingAfterBreak="0">
    <w:nsid w:val="3443259C"/>
    <w:multiLevelType w:val="hybridMultilevel"/>
    <w:tmpl w:val="23582F1E"/>
    <w:lvl w:ilvl="0" w:tplc="1608883E">
      <w:start w:val="1"/>
      <w:numFmt w:val="bullet"/>
      <w:lvlText w:val=""/>
      <w:lvlJc w:val="left"/>
      <w:pPr>
        <w:ind w:left="400" w:hanging="360"/>
      </w:pPr>
      <w:rPr>
        <w:rFonts w:ascii="Symbol" w:hAnsi="Symbol"/>
      </w:rPr>
    </w:lvl>
    <w:lvl w:ilvl="1" w:tplc="520644DA">
      <w:start w:val="1"/>
      <w:numFmt w:val="bullet"/>
      <w:lvlText w:val="o"/>
      <w:lvlJc w:val="left"/>
      <w:pPr>
        <w:ind w:left="800" w:hanging="360"/>
      </w:pPr>
      <w:rPr>
        <w:rFonts w:ascii="Courier New" w:hAnsi="Courier New"/>
      </w:rPr>
    </w:lvl>
    <w:lvl w:ilvl="2" w:tplc="C1FC8E42">
      <w:start w:val="1"/>
      <w:numFmt w:val="bullet"/>
      <w:lvlText w:val=""/>
      <w:lvlJc w:val="left"/>
      <w:pPr>
        <w:ind w:left="1200" w:hanging="360"/>
      </w:pPr>
      <w:rPr>
        <w:rFonts w:ascii="Wingdings" w:hAnsi="Wingdings"/>
      </w:rPr>
    </w:lvl>
    <w:lvl w:ilvl="3" w:tplc="2188DD2E">
      <w:start w:val="1"/>
      <w:numFmt w:val="bullet"/>
      <w:lvlText w:val=""/>
      <w:lvlJc w:val="left"/>
      <w:pPr>
        <w:ind w:left="1600" w:hanging="360"/>
      </w:pPr>
      <w:rPr>
        <w:rFonts w:ascii="Symbol" w:hAnsi="Symbol"/>
      </w:rPr>
    </w:lvl>
    <w:lvl w:ilvl="4" w:tplc="B6347934">
      <w:start w:val="1"/>
      <w:numFmt w:val="bullet"/>
      <w:lvlText w:val="o"/>
      <w:lvlJc w:val="left"/>
      <w:pPr>
        <w:ind w:left="2000" w:hanging="360"/>
      </w:pPr>
      <w:rPr>
        <w:rFonts w:ascii="Courier New" w:hAnsi="Courier New"/>
      </w:rPr>
    </w:lvl>
    <w:lvl w:ilvl="5" w:tplc="41B8B9AA">
      <w:start w:val="1"/>
      <w:numFmt w:val="bullet"/>
      <w:lvlText w:val=""/>
      <w:lvlJc w:val="left"/>
      <w:pPr>
        <w:ind w:left="2400" w:hanging="360"/>
      </w:pPr>
      <w:rPr>
        <w:rFonts w:ascii="Wingdings" w:hAnsi="Wingdings"/>
      </w:rPr>
    </w:lvl>
    <w:lvl w:ilvl="6" w:tplc="5A60A74C">
      <w:start w:val="1"/>
      <w:numFmt w:val="bullet"/>
      <w:lvlText w:val=""/>
      <w:lvlJc w:val="left"/>
      <w:pPr>
        <w:ind w:left="2800" w:hanging="360"/>
      </w:pPr>
      <w:rPr>
        <w:rFonts w:ascii="Symbol" w:hAnsi="Symbol"/>
      </w:rPr>
    </w:lvl>
    <w:lvl w:ilvl="7" w:tplc="7D70B482">
      <w:start w:val="1"/>
      <w:numFmt w:val="bullet"/>
      <w:lvlText w:val="o"/>
      <w:lvlJc w:val="left"/>
      <w:pPr>
        <w:ind w:left="3200" w:hanging="360"/>
      </w:pPr>
      <w:rPr>
        <w:rFonts w:ascii="Courier New" w:hAnsi="Courier New"/>
      </w:rPr>
    </w:lvl>
    <w:lvl w:ilvl="8" w:tplc="53787A84">
      <w:numFmt w:val="decimal"/>
      <w:lvlText w:val=""/>
      <w:lvlJc w:val="left"/>
    </w:lvl>
  </w:abstractNum>
  <w:abstractNum w:abstractNumId="8" w15:restartNumberingAfterBreak="0">
    <w:nsid w:val="344C069D"/>
    <w:multiLevelType w:val="hybridMultilevel"/>
    <w:tmpl w:val="B89E2EBA"/>
    <w:lvl w:ilvl="0" w:tplc="F2844A90">
      <w:start w:val="1"/>
      <w:numFmt w:val="bullet"/>
      <w:lvlText w:val=""/>
      <w:lvlJc w:val="left"/>
      <w:pPr>
        <w:ind w:left="400" w:hanging="360"/>
      </w:pPr>
      <w:rPr>
        <w:rFonts w:ascii="Symbol" w:hAnsi="Symbol"/>
      </w:rPr>
    </w:lvl>
    <w:lvl w:ilvl="1" w:tplc="DC36A9F2">
      <w:start w:val="1"/>
      <w:numFmt w:val="bullet"/>
      <w:lvlText w:val="o"/>
      <w:lvlJc w:val="left"/>
      <w:pPr>
        <w:ind w:left="800" w:hanging="360"/>
      </w:pPr>
      <w:rPr>
        <w:rFonts w:ascii="Courier New" w:hAnsi="Courier New"/>
      </w:rPr>
    </w:lvl>
    <w:lvl w:ilvl="2" w:tplc="27D09A52">
      <w:start w:val="1"/>
      <w:numFmt w:val="bullet"/>
      <w:lvlText w:val=""/>
      <w:lvlJc w:val="left"/>
      <w:pPr>
        <w:ind w:left="1200" w:hanging="360"/>
      </w:pPr>
      <w:rPr>
        <w:rFonts w:ascii="Wingdings" w:hAnsi="Wingdings"/>
      </w:rPr>
    </w:lvl>
    <w:lvl w:ilvl="3" w:tplc="E384F302">
      <w:start w:val="1"/>
      <w:numFmt w:val="bullet"/>
      <w:lvlText w:val=""/>
      <w:lvlJc w:val="left"/>
      <w:pPr>
        <w:ind w:left="1600" w:hanging="360"/>
      </w:pPr>
      <w:rPr>
        <w:rFonts w:ascii="Symbol" w:hAnsi="Symbol"/>
      </w:rPr>
    </w:lvl>
    <w:lvl w:ilvl="4" w:tplc="48AEA23C">
      <w:start w:val="1"/>
      <w:numFmt w:val="bullet"/>
      <w:lvlText w:val="o"/>
      <w:lvlJc w:val="left"/>
      <w:pPr>
        <w:ind w:left="2000" w:hanging="360"/>
      </w:pPr>
      <w:rPr>
        <w:rFonts w:ascii="Courier New" w:hAnsi="Courier New"/>
      </w:rPr>
    </w:lvl>
    <w:lvl w:ilvl="5" w:tplc="5CA801A6">
      <w:start w:val="1"/>
      <w:numFmt w:val="bullet"/>
      <w:lvlText w:val=""/>
      <w:lvlJc w:val="left"/>
      <w:pPr>
        <w:ind w:left="2400" w:hanging="360"/>
      </w:pPr>
      <w:rPr>
        <w:rFonts w:ascii="Wingdings" w:hAnsi="Wingdings"/>
      </w:rPr>
    </w:lvl>
    <w:lvl w:ilvl="6" w:tplc="8DB04106">
      <w:start w:val="1"/>
      <w:numFmt w:val="bullet"/>
      <w:lvlText w:val=""/>
      <w:lvlJc w:val="left"/>
      <w:pPr>
        <w:ind w:left="2800" w:hanging="360"/>
      </w:pPr>
      <w:rPr>
        <w:rFonts w:ascii="Symbol" w:hAnsi="Symbol"/>
      </w:rPr>
    </w:lvl>
    <w:lvl w:ilvl="7" w:tplc="1374C104">
      <w:start w:val="1"/>
      <w:numFmt w:val="bullet"/>
      <w:lvlText w:val="o"/>
      <w:lvlJc w:val="left"/>
      <w:pPr>
        <w:ind w:left="3200" w:hanging="360"/>
      </w:pPr>
      <w:rPr>
        <w:rFonts w:ascii="Courier New" w:hAnsi="Courier New"/>
      </w:rPr>
    </w:lvl>
    <w:lvl w:ilvl="8" w:tplc="6E9A98DC">
      <w:numFmt w:val="decimal"/>
      <w:lvlText w:val=""/>
      <w:lvlJc w:val="left"/>
    </w:lvl>
  </w:abstractNum>
  <w:abstractNum w:abstractNumId="9" w15:restartNumberingAfterBreak="0">
    <w:nsid w:val="3AEE7C52"/>
    <w:multiLevelType w:val="hybridMultilevel"/>
    <w:tmpl w:val="37E6EB58"/>
    <w:lvl w:ilvl="0" w:tplc="57142EE6">
      <w:start w:val="1"/>
      <w:numFmt w:val="bullet"/>
      <w:lvlText w:val=""/>
      <w:lvlJc w:val="left"/>
      <w:pPr>
        <w:ind w:left="400" w:hanging="360"/>
      </w:pPr>
      <w:rPr>
        <w:rFonts w:ascii="Symbol" w:hAnsi="Symbol"/>
      </w:rPr>
    </w:lvl>
    <w:lvl w:ilvl="1" w:tplc="AF40A302">
      <w:start w:val="1"/>
      <w:numFmt w:val="bullet"/>
      <w:lvlText w:val="o"/>
      <w:lvlJc w:val="left"/>
      <w:pPr>
        <w:ind w:left="800" w:hanging="360"/>
      </w:pPr>
      <w:rPr>
        <w:rFonts w:ascii="Courier New" w:hAnsi="Courier New"/>
      </w:rPr>
    </w:lvl>
    <w:lvl w:ilvl="2" w:tplc="2D7C7628">
      <w:start w:val="1"/>
      <w:numFmt w:val="bullet"/>
      <w:lvlText w:val=""/>
      <w:lvlJc w:val="left"/>
      <w:pPr>
        <w:ind w:left="1200" w:hanging="360"/>
      </w:pPr>
      <w:rPr>
        <w:rFonts w:ascii="Wingdings" w:hAnsi="Wingdings"/>
      </w:rPr>
    </w:lvl>
    <w:lvl w:ilvl="3" w:tplc="5FFCD106">
      <w:start w:val="1"/>
      <w:numFmt w:val="bullet"/>
      <w:lvlText w:val=""/>
      <w:lvlJc w:val="left"/>
      <w:pPr>
        <w:ind w:left="1600" w:hanging="360"/>
      </w:pPr>
      <w:rPr>
        <w:rFonts w:ascii="Symbol" w:hAnsi="Symbol"/>
      </w:rPr>
    </w:lvl>
    <w:lvl w:ilvl="4" w:tplc="69F40D66">
      <w:start w:val="1"/>
      <w:numFmt w:val="bullet"/>
      <w:lvlText w:val="o"/>
      <w:lvlJc w:val="left"/>
      <w:pPr>
        <w:ind w:left="2000" w:hanging="360"/>
      </w:pPr>
      <w:rPr>
        <w:rFonts w:ascii="Courier New" w:hAnsi="Courier New"/>
      </w:rPr>
    </w:lvl>
    <w:lvl w:ilvl="5" w:tplc="72D02824">
      <w:start w:val="1"/>
      <w:numFmt w:val="bullet"/>
      <w:lvlText w:val=""/>
      <w:lvlJc w:val="left"/>
      <w:pPr>
        <w:ind w:left="2400" w:hanging="360"/>
      </w:pPr>
      <w:rPr>
        <w:rFonts w:ascii="Wingdings" w:hAnsi="Wingdings"/>
      </w:rPr>
    </w:lvl>
    <w:lvl w:ilvl="6" w:tplc="670CA56C">
      <w:start w:val="1"/>
      <w:numFmt w:val="bullet"/>
      <w:lvlText w:val=""/>
      <w:lvlJc w:val="left"/>
      <w:pPr>
        <w:ind w:left="2800" w:hanging="360"/>
      </w:pPr>
      <w:rPr>
        <w:rFonts w:ascii="Symbol" w:hAnsi="Symbol"/>
      </w:rPr>
    </w:lvl>
    <w:lvl w:ilvl="7" w:tplc="C9FC8194">
      <w:start w:val="1"/>
      <w:numFmt w:val="bullet"/>
      <w:lvlText w:val="o"/>
      <w:lvlJc w:val="left"/>
      <w:pPr>
        <w:ind w:left="3200" w:hanging="360"/>
      </w:pPr>
      <w:rPr>
        <w:rFonts w:ascii="Courier New" w:hAnsi="Courier New"/>
      </w:rPr>
    </w:lvl>
    <w:lvl w:ilvl="8" w:tplc="AB068978">
      <w:numFmt w:val="decimal"/>
      <w:lvlText w:val=""/>
      <w:lvlJc w:val="left"/>
    </w:lvl>
  </w:abstractNum>
  <w:abstractNum w:abstractNumId="10" w15:restartNumberingAfterBreak="0">
    <w:nsid w:val="3E9E740A"/>
    <w:multiLevelType w:val="hybridMultilevel"/>
    <w:tmpl w:val="C82CE390"/>
    <w:lvl w:ilvl="0" w:tplc="DE0C2702">
      <w:start w:val="1"/>
      <w:numFmt w:val="bullet"/>
      <w:lvlText w:val="o"/>
      <w:lvlJc w:val="left"/>
      <w:pPr>
        <w:ind w:left="720" w:hanging="360"/>
      </w:pPr>
      <w:rPr>
        <w:rFonts w:ascii="Courier New" w:hAnsi="Courier New"/>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D52121"/>
    <w:multiLevelType w:val="hybridMultilevel"/>
    <w:tmpl w:val="68C02EC4"/>
    <w:lvl w:ilvl="0" w:tplc="847E5EC2">
      <w:start w:val="1"/>
      <w:numFmt w:val="bullet"/>
      <w:lvlText w:val=""/>
      <w:lvlJc w:val="left"/>
      <w:pPr>
        <w:ind w:left="400" w:hanging="360"/>
      </w:pPr>
      <w:rPr>
        <w:rFonts w:ascii="Symbol" w:hAnsi="Symbol"/>
      </w:rPr>
    </w:lvl>
    <w:lvl w:ilvl="1" w:tplc="C202685C">
      <w:start w:val="1"/>
      <w:numFmt w:val="bullet"/>
      <w:lvlText w:val="o"/>
      <w:lvlJc w:val="left"/>
      <w:pPr>
        <w:ind w:left="800" w:hanging="360"/>
      </w:pPr>
      <w:rPr>
        <w:rFonts w:ascii="Courier New" w:hAnsi="Courier New"/>
      </w:rPr>
    </w:lvl>
    <w:lvl w:ilvl="2" w:tplc="FA868592">
      <w:start w:val="1"/>
      <w:numFmt w:val="bullet"/>
      <w:lvlText w:val=""/>
      <w:lvlJc w:val="left"/>
      <w:pPr>
        <w:ind w:left="1200" w:hanging="360"/>
      </w:pPr>
      <w:rPr>
        <w:rFonts w:ascii="Wingdings" w:hAnsi="Wingdings"/>
      </w:rPr>
    </w:lvl>
    <w:lvl w:ilvl="3" w:tplc="BB3A33AE">
      <w:start w:val="1"/>
      <w:numFmt w:val="bullet"/>
      <w:lvlText w:val=""/>
      <w:lvlJc w:val="left"/>
      <w:pPr>
        <w:ind w:left="1600" w:hanging="360"/>
      </w:pPr>
      <w:rPr>
        <w:rFonts w:ascii="Symbol" w:hAnsi="Symbol"/>
      </w:rPr>
    </w:lvl>
    <w:lvl w:ilvl="4" w:tplc="E7425460">
      <w:start w:val="1"/>
      <w:numFmt w:val="bullet"/>
      <w:lvlText w:val="o"/>
      <w:lvlJc w:val="left"/>
      <w:pPr>
        <w:ind w:left="2000" w:hanging="360"/>
      </w:pPr>
      <w:rPr>
        <w:rFonts w:ascii="Courier New" w:hAnsi="Courier New"/>
      </w:rPr>
    </w:lvl>
    <w:lvl w:ilvl="5" w:tplc="6FE2B584">
      <w:start w:val="1"/>
      <w:numFmt w:val="bullet"/>
      <w:lvlText w:val=""/>
      <w:lvlJc w:val="left"/>
      <w:pPr>
        <w:ind w:left="2400" w:hanging="360"/>
      </w:pPr>
      <w:rPr>
        <w:rFonts w:ascii="Wingdings" w:hAnsi="Wingdings"/>
      </w:rPr>
    </w:lvl>
    <w:lvl w:ilvl="6" w:tplc="38F0DB20">
      <w:start w:val="1"/>
      <w:numFmt w:val="bullet"/>
      <w:lvlText w:val=""/>
      <w:lvlJc w:val="left"/>
      <w:pPr>
        <w:ind w:left="2800" w:hanging="360"/>
      </w:pPr>
      <w:rPr>
        <w:rFonts w:ascii="Symbol" w:hAnsi="Symbol"/>
      </w:rPr>
    </w:lvl>
    <w:lvl w:ilvl="7" w:tplc="EB2A4F0C">
      <w:start w:val="1"/>
      <w:numFmt w:val="bullet"/>
      <w:lvlText w:val="o"/>
      <w:lvlJc w:val="left"/>
      <w:pPr>
        <w:ind w:left="3200" w:hanging="360"/>
      </w:pPr>
      <w:rPr>
        <w:rFonts w:ascii="Courier New" w:hAnsi="Courier New"/>
      </w:rPr>
    </w:lvl>
    <w:lvl w:ilvl="8" w:tplc="DBEA63C2">
      <w:numFmt w:val="decimal"/>
      <w:lvlText w:val=""/>
      <w:lvlJc w:val="left"/>
    </w:lvl>
  </w:abstractNum>
  <w:abstractNum w:abstractNumId="12" w15:restartNumberingAfterBreak="0">
    <w:nsid w:val="4EBE1477"/>
    <w:multiLevelType w:val="hybridMultilevel"/>
    <w:tmpl w:val="9AFC49CE"/>
    <w:lvl w:ilvl="0" w:tplc="D6FE7ACE">
      <w:start w:val="1"/>
      <w:numFmt w:val="bullet"/>
      <w:lvlText w:val=""/>
      <w:lvlJc w:val="left"/>
      <w:pPr>
        <w:ind w:left="400" w:hanging="360"/>
      </w:pPr>
      <w:rPr>
        <w:rFonts w:ascii="Symbol" w:hAnsi="Symbol"/>
      </w:rPr>
    </w:lvl>
    <w:lvl w:ilvl="1" w:tplc="AD88DCD4">
      <w:start w:val="1"/>
      <w:numFmt w:val="bullet"/>
      <w:lvlText w:val="o"/>
      <w:lvlJc w:val="left"/>
      <w:pPr>
        <w:ind w:left="800" w:hanging="360"/>
      </w:pPr>
      <w:rPr>
        <w:rFonts w:ascii="Courier New" w:hAnsi="Courier New"/>
      </w:rPr>
    </w:lvl>
    <w:lvl w:ilvl="2" w:tplc="4D54268C">
      <w:start w:val="1"/>
      <w:numFmt w:val="bullet"/>
      <w:lvlText w:val=""/>
      <w:lvlJc w:val="left"/>
      <w:pPr>
        <w:ind w:left="1200" w:hanging="360"/>
      </w:pPr>
      <w:rPr>
        <w:rFonts w:ascii="Wingdings" w:hAnsi="Wingdings"/>
      </w:rPr>
    </w:lvl>
    <w:lvl w:ilvl="3" w:tplc="1110DE86">
      <w:start w:val="1"/>
      <w:numFmt w:val="bullet"/>
      <w:lvlText w:val=""/>
      <w:lvlJc w:val="left"/>
      <w:pPr>
        <w:ind w:left="1600" w:hanging="360"/>
      </w:pPr>
      <w:rPr>
        <w:rFonts w:ascii="Symbol" w:hAnsi="Symbol"/>
      </w:rPr>
    </w:lvl>
    <w:lvl w:ilvl="4" w:tplc="46BE5C7E">
      <w:start w:val="1"/>
      <w:numFmt w:val="bullet"/>
      <w:lvlText w:val="o"/>
      <w:lvlJc w:val="left"/>
      <w:pPr>
        <w:ind w:left="2000" w:hanging="360"/>
      </w:pPr>
      <w:rPr>
        <w:rFonts w:ascii="Courier New" w:hAnsi="Courier New"/>
      </w:rPr>
    </w:lvl>
    <w:lvl w:ilvl="5" w:tplc="CBAADE14">
      <w:start w:val="1"/>
      <w:numFmt w:val="bullet"/>
      <w:lvlText w:val=""/>
      <w:lvlJc w:val="left"/>
      <w:pPr>
        <w:ind w:left="2400" w:hanging="360"/>
      </w:pPr>
      <w:rPr>
        <w:rFonts w:ascii="Wingdings" w:hAnsi="Wingdings"/>
      </w:rPr>
    </w:lvl>
    <w:lvl w:ilvl="6" w:tplc="536CAA78">
      <w:start w:val="1"/>
      <w:numFmt w:val="bullet"/>
      <w:lvlText w:val=""/>
      <w:lvlJc w:val="left"/>
      <w:pPr>
        <w:ind w:left="2800" w:hanging="360"/>
      </w:pPr>
      <w:rPr>
        <w:rFonts w:ascii="Symbol" w:hAnsi="Symbol"/>
      </w:rPr>
    </w:lvl>
    <w:lvl w:ilvl="7" w:tplc="3BCE9D00">
      <w:start w:val="1"/>
      <w:numFmt w:val="bullet"/>
      <w:lvlText w:val="o"/>
      <w:lvlJc w:val="left"/>
      <w:pPr>
        <w:ind w:left="3200" w:hanging="360"/>
      </w:pPr>
      <w:rPr>
        <w:rFonts w:ascii="Courier New" w:hAnsi="Courier New"/>
      </w:rPr>
    </w:lvl>
    <w:lvl w:ilvl="8" w:tplc="9E046DEA">
      <w:numFmt w:val="decimal"/>
      <w:lvlText w:val=""/>
      <w:lvlJc w:val="left"/>
    </w:lvl>
  </w:abstractNum>
  <w:abstractNum w:abstractNumId="13" w15:restartNumberingAfterBreak="0">
    <w:nsid w:val="55B7196B"/>
    <w:multiLevelType w:val="hybridMultilevel"/>
    <w:tmpl w:val="A3B858E4"/>
    <w:lvl w:ilvl="0" w:tplc="A4549716">
      <w:start w:val="1"/>
      <w:numFmt w:val="bullet"/>
      <w:lvlText w:val=""/>
      <w:lvlJc w:val="left"/>
      <w:pPr>
        <w:ind w:left="400" w:hanging="360"/>
      </w:pPr>
      <w:rPr>
        <w:rFonts w:ascii="Symbol" w:hAnsi="Symbol"/>
      </w:rPr>
    </w:lvl>
    <w:lvl w:ilvl="1" w:tplc="91641C92">
      <w:start w:val="1"/>
      <w:numFmt w:val="bullet"/>
      <w:lvlText w:val="o"/>
      <w:lvlJc w:val="left"/>
      <w:pPr>
        <w:ind w:left="800" w:hanging="360"/>
      </w:pPr>
      <w:rPr>
        <w:rFonts w:ascii="Courier New" w:hAnsi="Courier New"/>
      </w:rPr>
    </w:lvl>
    <w:lvl w:ilvl="2" w:tplc="93ACA98A">
      <w:start w:val="1"/>
      <w:numFmt w:val="bullet"/>
      <w:lvlText w:val=""/>
      <w:lvlJc w:val="left"/>
      <w:pPr>
        <w:ind w:left="1200" w:hanging="360"/>
      </w:pPr>
      <w:rPr>
        <w:rFonts w:ascii="Wingdings" w:hAnsi="Wingdings"/>
      </w:rPr>
    </w:lvl>
    <w:lvl w:ilvl="3" w:tplc="8AC8A352">
      <w:start w:val="1"/>
      <w:numFmt w:val="bullet"/>
      <w:lvlText w:val=""/>
      <w:lvlJc w:val="left"/>
      <w:pPr>
        <w:ind w:left="1600" w:hanging="360"/>
      </w:pPr>
      <w:rPr>
        <w:rFonts w:ascii="Symbol" w:hAnsi="Symbol"/>
      </w:rPr>
    </w:lvl>
    <w:lvl w:ilvl="4" w:tplc="F2B6C22A">
      <w:start w:val="1"/>
      <w:numFmt w:val="bullet"/>
      <w:lvlText w:val="o"/>
      <w:lvlJc w:val="left"/>
      <w:pPr>
        <w:ind w:left="2000" w:hanging="360"/>
      </w:pPr>
      <w:rPr>
        <w:rFonts w:ascii="Courier New" w:hAnsi="Courier New"/>
      </w:rPr>
    </w:lvl>
    <w:lvl w:ilvl="5" w:tplc="6C626182">
      <w:start w:val="1"/>
      <w:numFmt w:val="bullet"/>
      <w:lvlText w:val=""/>
      <w:lvlJc w:val="left"/>
      <w:pPr>
        <w:ind w:left="2400" w:hanging="360"/>
      </w:pPr>
      <w:rPr>
        <w:rFonts w:ascii="Wingdings" w:hAnsi="Wingdings"/>
      </w:rPr>
    </w:lvl>
    <w:lvl w:ilvl="6" w:tplc="24482CD6">
      <w:start w:val="1"/>
      <w:numFmt w:val="bullet"/>
      <w:lvlText w:val=""/>
      <w:lvlJc w:val="left"/>
      <w:pPr>
        <w:ind w:left="2800" w:hanging="360"/>
      </w:pPr>
      <w:rPr>
        <w:rFonts w:ascii="Symbol" w:hAnsi="Symbol"/>
      </w:rPr>
    </w:lvl>
    <w:lvl w:ilvl="7" w:tplc="70D28458">
      <w:start w:val="1"/>
      <w:numFmt w:val="bullet"/>
      <w:lvlText w:val="o"/>
      <w:lvlJc w:val="left"/>
      <w:pPr>
        <w:ind w:left="3200" w:hanging="360"/>
      </w:pPr>
      <w:rPr>
        <w:rFonts w:ascii="Courier New" w:hAnsi="Courier New"/>
      </w:rPr>
    </w:lvl>
    <w:lvl w:ilvl="8" w:tplc="B66E31DE">
      <w:numFmt w:val="decimal"/>
      <w:lvlText w:val=""/>
      <w:lvlJc w:val="left"/>
    </w:lvl>
  </w:abstractNum>
  <w:abstractNum w:abstractNumId="14" w15:restartNumberingAfterBreak="0">
    <w:nsid w:val="57812E99"/>
    <w:multiLevelType w:val="hybridMultilevel"/>
    <w:tmpl w:val="C3041F80"/>
    <w:lvl w:ilvl="0" w:tplc="C0FC1282">
      <w:start w:val="1"/>
      <w:numFmt w:val="bullet"/>
      <w:lvlText w:val=""/>
      <w:lvlJc w:val="left"/>
      <w:pPr>
        <w:ind w:left="400" w:hanging="360"/>
      </w:pPr>
      <w:rPr>
        <w:rFonts w:ascii="Symbol" w:hAnsi="Symbol"/>
      </w:rPr>
    </w:lvl>
    <w:lvl w:ilvl="1" w:tplc="73562404">
      <w:start w:val="1"/>
      <w:numFmt w:val="bullet"/>
      <w:lvlText w:val="o"/>
      <w:lvlJc w:val="left"/>
      <w:pPr>
        <w:ind w:left="800" w:hanging="360"/>
      </w:pPr>
      <w:rPr>
        <w:rFonts w:ascii="Courier New" w:hAnsi="Courier New"/>
      </w:rPr>
    </w:lvl>
    <w:lvl w:ilvl="2" w:tplc="347E4656">
      <w:start w:val="1"/>
      <w:numFmt w:val="bullet"/>
      <w:lvlText w:val=""/>
      <w:lvlJc w:val="left"/>
      <w:pPr>
        <w:ind w:left="1200" w:hanging="360"/>
      </w:pPr>
      <w:rPr>
        <w:rFonts w:ascii="Wingdings" w:hAnsi="Wingdings"/>
      </w:rPr>
    </w:lvl>
    <w:lvl w:ilvl="3" w:tplc="D4287F7A">
      <w:start w:val="1"/>
      <w:numFmt w:val="bullet"/>
      <w:lvlText w:val=""/>
      <w:lvlJc w:val="left"/>
      <w:pPr>
        <w:ind w:left="1600" w:hanging="360"/>
      </w:pPr>
      <w:rPr>
        <w:rFonts w:ascii="Symbol" w:hAnsi="Symbol"/>
      </w:rPr>
    </w:lvl>
    <w:lvl w:ilvl="4" w:tplc="FA44AED8">
      <w:start w:val="1"/>
      <w:numFmt w:val="bullet"/>
      <w:lvlText w:val="o"/>
      <w:lvlJc w:val="left"/>
      <w:pPr>
        <w:ind w:left="2000" w:hanging="360"/>
      </w:pPr>
      <w:rPr>
        <w:rFonts w:ascii="Courier New" w:hAnsi="Courier New"/>
      </w:rPr>
    </w:lvl>
    <w:lvl w:ilvl="5" w:tplc="09008642">
      <w:start w:val="1"/>
      <w:numFmt w:val="bullet"/>
      <w:lvlText w:val=""/>
      <w:lvlJc w:val="left"/>
      <w:pPr>
        <w:ind w:left="2400" w:hanging="360"/>
      </w:pPr>
      <w:rPr>
        <w:rFonts w:ascii="Wingdings" w:hAnsi="Wingdings"/>
      </w:rPr>
    </w:lvl>
    <w:lvl w:ilvl="6" w:tplc="360830AC">
      <w:start w:val="1"/>
      <w:numFmt w:val="bullet"/>
      <w:lvlText w:val=""/>
      <w:lvlJc w:val="left"/>
      <w:pPr>
        <w:ind w:left="2800" w:hanging="360"/>
      </w:pPr>
      <w:rPr>
        <w:rFonts w:ascii="Symbol" w:hAnsi="Symbol"/>
      </w:rPr>
    </w:lvl>
    <w:lvl w:ilvl="7" w:tplc="811A5BC2">
      <w:start w:val="1"/>
      <w:numFmt w:val="bullet"/>
      <w:lvlText w:val="o"/>
      <w:lvlJc w:val="left"/>
      <w:pPr>
        <w:ind w:left="3200" w:hanging="360"/>
      </w:pPr>
      <w:rPr>
        <w:rFonts w:ascii="Courier New" w:hAnsi="Courier New"/>
      </w:rPr>
    </w:lvl>
    <w:lvl w:ilvl="8" w:tplc="9DF2E22A">
      <w:numFmt w:val="decimal"/>
      <w:lvlText w:val=""/>
      <w:lvlJc w:val="left"/>
    </w:lvl>
  </w:abstractNum>
  <w:abstractNum w:abstractNumId="15" w15:restartNumberingAfterBreak="0">
    <w:nsid w:val="5FE21C5B"/>
    <w:multiLevelType w:val="hybridMultilevel"/>
    <w:tmpl w:val="01BE4462"/>
    <w:lvl w:ilvl="0" w:tplc="DAB85B74">
      <w:start w:val="1"/>
      <w:numFmt w:val="bullet"/>
      <w:lvlText w:val=""/>
      <w:lvlJc w:val="left"/>
      <w:pPr>
        <w:ind w:left="400" w:hanging="360"/>
      </w:pPr>
      <w:rPr>
        <w:rFonts w:ascii="Symbol" w:hAnsi="Symbol"/>
      </w:rPr>
    </w:lvl>
    <w:lvl w:ilvl="1" w:tplc="C44C0B3C">
      <w:start w:val="1"/>
      <w:numFmt w:val="bullet"/>
      <w:lvlText w:val="o"/>
      <w:lvlJc w:val="left"/>
      <w:pPr>
        <w:ind w:left="800" w:hanging="360"/>
      </w:pPr>
      <w:rPr>
        <w:rFonts w:ascii="Courier New" w:hAnsi="Courier New"/>
      </w:rPr>
    </w:lvl>
    <w:lvl w:ilvl="2" w:tplc="7FC8A1F0">
      <w:start w:val="1"/>
      <w:numFmt w:val="bullet"/>
      <w:lvlText w:val=""/>
      <w:lvlJc w:val="left"/>
      <w:pPr>
        <w:ind w:left="1200" w:hanging="360"/>
      </w:pPr>
      <w:rPr>
        <w:rFonts w:ascii="Wingdings" w:hAnsi="Wingdings"/>
      </w:rPr>
    </w:lvl>
    <w:lvl w:ilvl="3" w:tplc="E6D4FB1C">
      <w:start w:val="1"/>
      <w:numFmt w:val="bullet"/>
      <w:lvlText w:val=""/>
      <w:lvlJc w:val="left"/>
      <w:pPr>
        <w:ind w:left="1600" w:hanging="360"/>
      </w:pPr>
      <w:rPr>
        <w:rFonts w:ascii="Symbol" w:hAnsi="Symbol"/>
      </w:rPr>
    </w:lvl>
    <w:lvl w:ilvl="4" w:tplc="0F0232F2">
      <w:start w:val="1"/>
      <w:numFmt w:val="bullet"/>
      <w:lvlText w:val="o"/>
      <w:lvlJc w:val="left"/>
      <w:pPr>
        <w:ind w:left="2000" w:hanging="360"/>
      </w:pPr>
      <w:rPr>
        <w:rFonts w:ascii="Courier New" w:hAnsi="Courier New"/>
      </w:rPr>
    </w:lvl>
    <w:lvl w:ilvl="5" w:tplc="D4A691E2">
      <w:start w:val="1"/>
      <w:numFmt w:val="bullet"/>
      <w:lvlText w:val=""/>
      <w:lvlJc w:val="left"/>
      <w:pPr>
        <w:ind w:left="2400" w:hanging="360"/>
      </w:pPr>
      <w:rPr>
        <w:rFonts w:ascii="Wingdings" w:hAnsi="Wingdings"/>
      </w:rPr>
    </w:lvl>
    <w:lvl w:ilvl="6" w:tplc="F924A664">
      <w:start w:val="1"/>
      <w:numFmt w:val="bullet"/>
      <w:lvlText w:val=""/>
      <w:lvlJc w:val="left"/>
      <w:pPr>
        <w:ind w:left="2800" w:hanging="360"/>
      </w:pPr>
      <w:rPr>
        <w:rFonts w:ascii="Symbol" w:hAnsi="Symbol"/>
      </w:rPr>
    </w:lvl>
    <w:lvl w:ilvl="7" w:tplc="CBC84A48">
      <w:start w:val="1"/>
      <w:numFmt w:val="bullet"/>
      <w:lvlText w:val="o"/>
      <w:lvlJc w:val="left"/>
      <w:pPr>
        <w:ind w:left="3200" w:hanging="360"/>
      </w:pPr>
      <w:rPr>
        <w:rFonts w:ascii="Courier New" w:hAnsi="Courier New"/>
      </w:rPr>
    </w:lvl>
    <w:lvl w:ilvl="8" w:tplc="20245894">
      <w:numFmt w:val="decimal"/>
      <w:lvlText w:val=""/>
      <w:lvlJc w:val="left"/>
    </w:lvl>
  </w:abstractNum>
  <w:abstractNum w:abstractNumId="16" w15:restartNumberingAfterBreak="0">
    <w:nsid w:val="64B52D49"/>
    <w:multiLevelType w:val="hybridMultilevel"/>
    <w:tmpl w:val="2D8CA006"/>
    <w:lvl w:ilvl="0" w:tplc="B8EA7CF4">
      <w:start w:val="1"/>
      <w:numFmt w:val="bullet"/>
      <w:lvlText w:val=""/>
      <w:lvlJc w:val="left"/>
      <w:pPr>
        <w:ind w:left="400" w:hanging="360"/>
      </w:pPr>
      <w:rPr>
        <w:rFonts w:ascii="Symbol" w:hAnsi="Symbol"/>
      </w:rPr>
    </w:lvl>
    <w:lvl w:ilvl="1" w:tplc="41DC0AE2">
      <w:start w:val="1"/>
      <w:numFmt w:val="bullet"/>
      <w:lvlText w:val="o"/>
      <w:lvlJc w:val="left"/>
      <w:pPr>
        <w:ind w:left="800" w:hanging="360"/>
      </w:pPr>
      <w:rPr>
        <w:rFonts w:ascii="Courier New" w:hAnsi="Courier New"/>
      </w:rPr>
    </w:lvl>
    <w:lvl w:ilvl="2" w:tplc="F704D6D0">
      <w:start w:val="1"/>
      <w:numFmt w:val="bullet"/>
      <w:lvlText w:val=""/>
      <w:lvlJc w:val="left"/>
      <w:pPr>
        <w:ind w:left="1200" w:hanging="360"/>
      </w:pPr>
      <w:rPr>
        <w:rFonts w:ascii="Wingdings" w:hAnsi="Wingdings"/>
      </w:rPr>
    </w:lvl>
    <w:lvl w:ilvl="3" w:tplc="82A442AA">
      <w:start w:val="1"/>
      <w:numFmt w:val="bullet"/>
      <w:lvlText w:val=""/>
      <w:lvlJc w:val="left"/>
      <w:pPr>
        <w:ind w:left="1600" w:hanging="360"/>
      </w:pPr>
      <w:rPr>
        <w:rFonts w:ascii="Symbol" w:hAnsi="Symbol"/>
      </w:rPr>
    </w:lvl>
    <w:lvl w:ilvl="4" w:tplc="D4F08B02">
      <w:start w:val="1"/>
      <w:numFmt w:val="bullet"/>
      <w:lvlText w:val="o"/>
      <w:lvlJc w:val="left"/>
      <w:pPr>
        <w:ind w:left="2000" w:hanging="360"/>
      </w:pPr>
      <w:rPr>
        <w:rFonts w:ascii="Courier New" w:hAnsi="Courier New"/>
      </w:rPr>
    </w:lvl>
    <w:lvl w:ilvl="5" w:tplc="2E6E90AA">
      <w:start w:val="1"/>
      <w:numFmt w:val="bullet"/>
      <w:lvlText w:val=""/>
      <w:lvlJc w:val="left"/>
      <w:pPr>
        <w:ind w:left="2400" w:hanging="360"/>
      </w:pPr>
      <w:rPr>
        <w:rFonts w:ascii="Wingdings" w:hAnsi="Wingdings"/>
      </w:rPr>
    </w:lvl>
    <w:lvl w:ilvl="6" w:tplc="42623586">
      <w:start w:val="1"/>
      <w:numFmt w:val="bullet"/>
      <w:lvlText w:val=""/>
      <w:lvlJc w:val="left"/>
      <w:pPr>
        <w:ind w:left="2800" w:hanging="360"/>
      </w:pPr>
      <w:rPr>
        <w:rFonts w:ascii="Symbol" w:hAnsi="Symbol"/>
      </w:rPr>
    </w:lvl>
    <w:lvl w:ilvl="7" w:tplc="AED83ED4">
      <w:start w:val="1"/>
      <w:numFmt w:val="bullet"/>
      <w:lvlText w:val="o"/>
      <w:lvlJc w:val="left"/>
      <w:pPr>
        <w:ind w:left="3200" w:hanging="360"/>
      </w:pPr>
      <w:rPr>
        <w:rFonts w:ascii="Courier New" w:hAnsi="Courier New"/>
      </w:rPr>
    </w:lvl>
    <w:lvl w:ilvl="8" w:tplc="D5EC74DA">
      <w:numFmt w:val="decimal"/>
      <w:lvlText w:val=""/>
      <w:lvlJc w:val="left"/>
    </w:lvl>
  </w:abstractNum>
  <w:abstractNum w:abstractNumId="17" w15:restartNumberingAfterBreak="0">
    <w:nsid w:val="6F851445"/>
    <w:multiLevelType w:val="hybridMultilevel"/>
    <w:tmpl w:val="1B645454"/>
    <w:lvl w:ilvl="0" w:tplc="40090001">
      <w:start w:val="1"/>
      <w:numFmt w:val="bullet"/>
      <w:lvlText w:val=""/>
      <w:lvlJc w:val="left"/>
      <w:pPr>
        <w:ind w:left="1200" w:hanging="360"/>
      </w:pPr>
      <w:rPr>
        <w:rFonts w:ascii="Symbol" w:hAnsi="Symbol" w:hint="default"/>
      </w:rPr>
    </w:lvl>
    <w:lvl w:ilvl="1" w:tplc="FFFFFFFF" w:tentative="1">
      <w:start w:val="1"/>
      <w:numFmt w:val="lowerLetter"/>
      <w:lvlText w:val="%2."/>
      <w:lvlJc w:val="left"/>
      <w:pPr>
        <w:ind w:left="1920" w:hanging="360"/>
      </w:pPr>
    </w:lvl>
    <w:lvl w:ilvl="2" w:tplc="FFFFFFFF" w:tentative="1">
      <w:start w:val="1"/>
      <w:numFmt w:val="lowerRoman"/>
      <w:lvlText w:val="%3."/>
      <w:lvlJc w:val="right"/>
      <w:pPr>
        <w:ind w:left="2640" w:hanging="180"/>
      </w:pPr>
    </w:lvl>
    <w:lvl w:ilvl="3" w:tplc="FFFFFFFF" w:tentative="1">
      <w:start w:val="1"/>
      <w:numFmt w:val="decimal"/>
      <w:lvlText w:val="%4."/>
      <w:lvlJc w:val="left"/>
      <w:pPr>
        <w:ind w:left="3360" w:hanging="360"/>
      </w:pPr>
    </w:lvl>
    <w:lvl w:ilvl="4" w:tplc="FFFFFFFF" w:tentative="1">
      <w:start w:val="1"/>
      <w:numFmt w:val="lowerLetter"/>
      <w:lvlText w:val="%5."/>
      <w:lvlJc w:val="left"/>
      <w:pPr>
        <w:ind w:left="4080" w:hanging="360"/>
      </w:pPr>
    </w:lvl>
    <w:lvl w:ilvl="5" w:tplc="FFFFFFFF" w:tentative="1">
      <w:start w:val="1"/>
      <w:numFmt w:val="lowerRoman"/>
      <w:lvlText w:val="%6."/>
      <w:lvlJc w:val="right"/>
      <w:pPr>
        <w:ind w:left="4800" w:hanging="180"/>
      </w:pPr>
    </w:lvl>
    <w:lvl w:ilvl="6" w:tplc="FFFFFFFF" w:tentative="1">
      <w:start w:val="1"/>
      <w:numFmt w:val="decimal"/>
      <w:lvlText w:val="%7."/>
      <w:lvlJc w:val="left"/>
      <w:pPr>
        <w:ind w:left="5520" w:hanging="360"/>
      </w:pPr>
    </w:lvl>
    <w:lvl w:ilvl="7" w:tplc="FFFFFFFF" w:tentative="1">
      <w:start w:val="1"/>
      <w:numFmt w:val="lowerLetter"/>
      <w:lvlText w:val="%8."/>
      <w:lvlJc w:val="left"/>
      <w:pPr>
        <w:ind w:left="6240" w:hanging="360"/>
      </w:pPr>
    </w:lvl>
    <w:lvl w:ilvl="8" w:tplc="FFFFFFFF" w:tentative="1">
      <w:start w:val="1"/>
      <w:numFmt w:val="lowerRoman"/>
      <w:lvlText w:val="%9."/>
      <w:lvlJc w:val="right"/>
      <w:pPr>
        <w:ind w:left="6960" w:hanging="180"/>
      </w:pPr>
    </w:lvl>
  </w:abstractNum>
  <w:abstractNum w:abstractNumId="18" w15:restartNumberingAfterBreak="0">
    <w:nsid w:val="77681099"/>
    <w:multiLevelType w:val="hybridMultilevel"/>
    <w:tmpl w:val="E24E6F10"/>
    <w:lvl w:ilvl="0" w:tplc="193C7E0A">
      <w:start w:val="1"/>
      <w:numFmt w:val="bullet"/>
      <w:lvlText w:val=""/>
      <w:lvlJc w:val="left"/>
      <w:pPr>
        <w:ind w:left="400" w:hanging="360"/>
      </w:pPr>
      <w:rPr>
        <w:rFonts w:ascii="Symbol" w:hAnsi="Symbol"/>
      </w:rPr>
    </w:lvl>
    <w:lvl w:ilvl="1" w:tplc="B17EA2E2">
      <w:start w:val="1"/>
      <w:numFmt w:val="bullet"/>
      <w:lvlText w:val="o"/>
      <w:lvlJc w:val="left"/>
      <w:pPr>
        <w:ind w:left="800" w:hanging="360"/>
      </w:pPr>
      <w:rPr>
        <w:rFonts w:ascii="Courier New" w:hAnsi="Courier New"/>
      </w:rPr>
    </w:lvl>
    <w:lvl w:ilvl="2" w:tplc="5928A504">
      <w:start w:val="1"/>
      <w:numFmt w:val="bullet"/>
      <w:lvlText w:val=""/>
      <w:lvlJc w:val="left"/>
      <w:pPr>
        <w:ind w:left="1200" w:hanging="360"/>
      </w:pPr>
      <w:rPr>
        <w:rFonts w:ascii="Wingdings" w:hAnsi="Wingdings"/>
      </w:rPr>
    </w:lvl>
    <w:lvl w:ilvl="3" w:tplc="3CE8DF74">
      <w:start w:val="1"/>
      <w:numFmt w:val="bullet"/>
      <w:lvlText w:val=""/>
      <w:lvlJc w:val="left"/>
      <w:pPr>
        <w:ind w:left="1600" w:hanging="360"/>
      </w:pPr>
      <w:rPr>
        <w:rFonts w:ascii="Symbol" w:hAnsi="Symbol"/>
      </w:rPr>
    </w:lvl>
    <w:lvl w:ilvl="4" w:tplc="18643396">
      <w:start w:val="1"/>
      <w:numFmt w:val="bullet"/>
      <w:lvlText w:val="o"/>
      <w:lvlJc w:val="left"/>
      <w:pPr>
        <w:ind w:left="2000" w:hanging="360"/>
      </w:pPr>
      <w:rPr>
        <w:rFonts w:ascii="Courier New" w:hAnsi="Courier New"/>
      </w:rPr>
    </w:lvl>
    <w:lvl w:ilvl="5" w:tplc="4AA868B8">
      <w:start w:val="1"/>
      <w:numFmt w:val="bullet"/>
      <w:lvlText w:val=""/>
      <w:lvlJc w:val="left"/>
      <w:pPr>
        <w:ind w:left="2400" w:hanging="360"/>
      </w:pPr>
      <w:rPr>
        <w:rFonts w:ascii="Wingdings" w:hAnsi="Wingdings"/>
      </w:rPr>
    </w:lvl>
    <w:lvl w:ilvl="6" w:tplc="B7F82DC4">
      <w:start w:val="1"/>
      <w:numFmt w:val="bullet"/>
      <w:lvlText w:val=""/>
      <w:lvlJc w:val="left"/>
      <w:pPr>
        <w:ind w:left="2800" w:hanging="360"/>
      </w:pPr>
      <w:rPr>
        <w:rFonts w:ascii="Symbol" w:hAnsi="Symbol"/>
      </w:rPr>
    </w:lvl>
    <w:lvl w:ilvl="7" w:tplc="0414AF64">
      <w:start w:val="1"/>
      <w:numFmt w:val="bullet"/>
      <w:lvlText w:val="o"/>
      <w:lvlJc w:val="left"/>
      <w:pPr>
        <w:ind w:left="3200" w:hanging="360"/>
      </w:pPr>
      <w:rPr>
        <w:rFonts w:ascii="Courier New" w:hAnsi="Courier New"/>
      </w:rPr>
    </w:lvl>
    <w:lvl w:ilvl="8" w:tplc="FF38A2BC">
      <w:numFmt w:val="decimal"/>
      <w:lvlText w:val=""/>
      <w:lvlJc w:val="left"/>
    </w:lvl>
  </w:abstractNum>
  <w:abstractNum w:abstractNumId="19" w15:restartNumberingAfterBreak="0">
    <w:nsid w:val="7E78100D"/>
    <w:multiLevelType w:val="hybridMultilevel"/>
    <w:tmpl w:val="D102D22C"/>
    <w:lvl w:ilvl="0" w:tplc="58A2AB2C">
      <w:start w:val="1"/>
      <w:numFmt w:val="bullet"/>
      <w:lvlText w:val=""/>
      <w:lvlJc w:val="left"/>
      <w:pPr>
        <w:ind w:left="400" w:hanging="360"/>
      </w:pPr>
      <w:rPr>
        <w:rFonts w:ascii="Symbol" w:hAnsi="Symbol"/>
      </w:rPr>
    </w:lvl>
    <w:lvl w:ilvl="1" w:tplc="244E4DEA">
      <w:start w:val="1"/>
      <w:numFmt w:val="bullet"/>
      <w:lvlText w:val="o"/>
      <w:lvlJc w:val="left"/>
      <w:pPr>
        <w:ind w:left="800" w:hanging="360"/>
      </w:pPr>
      <w:rPr>
        <w:rFonts w:ascii="Courier New" w:hAnsi="Courier New"/>
      </w:rPr>
    </w:lvl>
    <w:lvl w:ilvl="2" w:tplc="71FA0EC6">
      <w:start w:val="1"/>
      <w:numFmt w:val="bullet"/>
      <w:lvlText w:val=""/>
      <w:lvlJc w:val="left"/>
      <w:pPr>
        <w:ind w:left="1200" w:hanging="360"/>
      </w:pPr>
      <w:rPr>
        <w:rFonts w:ascii="Wingdings" w:hAnsi="Wingdings"/>
      </w:rPr>
    </w:lvl>
    <w:lvl w:ilvl="3" w:tplc="2BE202B4">
      <w:start w:val="1"/>
      <w:numFmt w:val="bullet"/>
      <w:lvlText w:val=""/>
      <w:lvlJc w:val="left"/>
      <w:pPr>
        <w:ind w:left="1600" w:hanging="360"/>
      </w:pPr>
      <w:rPr>
        <w:rFonts w:ascii="Symbol" w:hAnsi="Symbol"/>
      </w:rPr>
    </w:lvl>
    <w:lvl w:ilvl="4" w:tplc="F480563A">
      <w:start w:val="1"/>
      <w:numFmt w:val="bullet"/>
      <w:lvlText w:val="o"/>
      <w:lvlJc w:val="left"/>
      <w:pPr>
        <w:ind w:left="2000" w:hanging="360"/>
      </w:pPr>
      <w:rPr>
        <w:rFonts w:ascii="Courier New" w:hAnsi="Courier New"/>
      </w:rPr>
    </w:lvl>
    <w:lvl w:ilvl="5" w:tplc="46DE11D4">
      <w:start w:val="1"/>
      <w:numFmt w:val="bullet"/>
      <w:lvlText w:val=""/>
      <w:lvlJc w:val="left"/>
      <w:pPr>
        <w:ind w:left="2400" w:hanging="360"/>
      </w:pPr>
      <w:rPr>
        <w:rFonts w:ascii="Wingdings" w:hAnsi="Wingdings"/>
      </w:rPr>
    </w:lvl>
    <w:lvl w:ilvl="6" w:tplc="4C3E7436">
      <w:start w:val="1"/>
      <w:numFmt w:val="bullet"/>
      <w:lvlText w:val=""/>
      <w:lvlJc w:val="left"/>
      <w:pPr>
        <w:ind w:left="2800" w:hanging="360"/>
      </w:pPr>
      <w:rPr>
        <w:rFonts w:ascii="Symbol" w:hAnsi="Symbol"/>
      </w:rPr>
    </w:lvl>
    <w:lvl w:ilvl="7" w:tplc="DC5C5B2C">
      <w:start w:val="1"/>
      <w:numFmt w:val="bullet"/>
      <w:lvlText w:val="o"/>
      <w:lvlJc w:val="left"/>
      <w:pPr>
        <w:ind w:left="3200" w:hanging="360"/>
      </w:pPr>
      <w:rPr>
        <w:rFonts w:ascii="Courier New" w:hAnsi="Courier New"/>
      </w:rPr>
    </w:lvl>
    <w:lvl w:ilvl="8" w:tplc="17CAE744">
      <w:numFmt w:val="decimal"/>
      <w:lvlText w:val=""/>
      <w:lvlJc w:val="left"/>
    </w:lvl>
  </w:abstractNum>
  <w:num w:numId="1" w16cid:durableId="82381997">
    <w:abstractNumId w:val="6"/>
  </w:num>
  <w:num w:numId="2" w16cid:durableId="1672103970">
    <w:abstractNumId w:val="12"/>
  </w:num>
  <w:num w:numId="3" w16cid:durableId="663166423">
    <w:abstractNumId w:val="8"/>
  </w:num>
  <w:num w:numId="4" w16cid:durableId="66995963">
    <w:abstractNumId w:val="7"/>
  </w:num>
  <w:num w:numId="5" w16cid:durableId="2040204793">
    <w:abstractNumId w:val="14"/>
  </w:num>
  <w:num w:numId="6" w16cid:durableId="1000276909">
    <w:abstractNumId w:val="5"/>
  </w:num>
  <w:num w:numId="7" w16cid:durableId="1733195948">
    <w:abstractNumId w:val="19"/>
  </w:num>
  <w:num w:numId="8" w16cid:durableId="1762989499">
    <w:abstractNumId w:val="2"/>
  </w:num>
  <w:num w:numId="9" w16cid:durableId="1578898207">
    <w:abstractNumId w:val="13"/>
  </w:num>
  <w:num w:numId="10" w16cid:durableId="575474245">
    <w:abstractNumId w:val="16"/>
  </w:num>
  <w:num w:numId="11" w16cid:durableId="1253859682">
    <w:abstractNumId w:val="0"/>
  </w:num>
  <w:num w:numId="12" w16cid:durableId="1061758543">
    <w:abstractNumId w:val="11"/>
  </w:num>
  <w:num w:numId="13" w16cid:durableId="1988851948">
    <w:abstractNumId w:val="9"/>
  </w:num>
  <w:num w:numId="14" w16cid:durableId="853884540">
    <w:abstractNumId w:val="18"/>
  </w:num>
  <w:num w:numId="15" w16cid:durableId="1559625975">
    <w:abstractNumId w:val="15"/>
  </w:num>
  <w:num w:numId="16" w16cid:durableId="1142766809">
    <w:abstractNumId w:val="1"/>
  </w:num>
  <w:num w:numId="17" w16cid:durableId="1866214967">
    <w:abstractNumId w:val="4"/>
  </w:num>
  <w:num w:numId="18" w16cid:durableId="1594708256">
    <w:abstractNumId w:val="17"/>
  </w:num>
  <w:num w:numId="19" w16cid:durableId="647444571">
    <w:abstractNumId w:val="10"/>
  </w:num>
  <w:num w:numId="20" w16cid:durableId="1052004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52"/>
    <w:rsid w:val="00015577"/>
    <w:rsid w:val="00023156"/>
    <w:rsid w:val="00061861"/>
    <w:rsid w:val="00066DF6"/>
    <w:rsid w:val="000B5DEC"/>
    <w:rsid w:val="0013133A"/>
    <w:rsid w:val="00140E53"/>
    <w:rsid w:val="001521E2"/>
    <w:rsid w:val="00160B7C"/>
    <w:rsid w:val="001711E1"/>
    <w:rsid w:val="00203F14"/>
    <w:rsid w:val="00226318"/>
    <w:rsid w:val="002916DD"/>
    <w:rsid w:val="002A4111"/>
    <w:rsid w:val="002D2E80"/>
    <w:rsid w:val="00346D20"/>
    <w:rsid w:val="003747B7"/>
    <w:rsid w:val="003969D2"/>
    <w:rsid w:val="003A77D9"/>
    <w:rsid w:val="003C3652"/>
    <w:rsid w:val="003E4B4B"/>
    <w:rsid w:val="003F16CC"/>
    <w:rsid w:val="00426E48"/>
    <w:rsid w:val="0049658C"/>
    <w:rsid w:val="004A21EC"/>
    <w:rsid w:val="004C04EB"/>
    <w:rsid w:val="004D4564"/>
    <w:rsid w:val="00506E5E"/>
    <w:rsid w:val="00512E8B"/>
    <w:rsid w:val="00546152"/>
    <w:rsid w:val="00570B4B"/>
    <w:rsid w:val="00580433"/>
    <w:rsid w:val="006628C6"/>
    <w:rsid w:val="006A3325"/>
    <w:rsid w:val="006B3FBD"/>
    <w:rsid w:val="006D6699"/>
    <w:rsid w:val="00736940"/>
    <w:rsid w:val="00760212"/>
    <w:rsid w:val="0079760A"/>
    <w:rsid w:val="007A506E"/>
    <w:rsid w:val="007E360B"/>
    <w:rsid w:val="007F1E2E"/>
    <w:rsid w:val="00830133"/>
    <w:rsid w:val="008B48DA"/>
    <w:rsid w:val="008B7B9B"/>
    <w:rsid w:val="00910077"/>
    <w:rsid w:val="00951B9E"/>
    <w:rsid w:val="0095732D"/>
    <w:rsid w:val="00983FAB"/>
    <w:rsid w:val="009917F5"/>
    <w:rsid w:val="009D6A38"/>
    <w:rsid w:val="00A220C4"/>
    <w:rsid w:val="00A70B82"/>
    <w:rsid w:val="00A9420E"/>
    <w:rsid w:val="00B23108"/>
    <w:rsid w:val="00B30491"/>
    <w:rsid w:val="00B60D50"/>
    <w:rsid w:val="00B7324F"/>
    <w:rsid w:val="00BB03E0"/>
    <w:rsid w:val="00C05D63"/>
    <w:rsid w:val="00C11B89"/>
    <w:rsid w:val="00C27B8D"/>
    <w:rsid w:val="00C300A2"/>
    <w:rsid w:val="00C943BA"/>
    <w:rsid w:val="00CA6F4C"/>
    <w:rsid w:val="00CF22CB"/>
    <w:rsid w:val="00D10BD8"/>
    <w:rsid w:val="00D24B9E"/>
    <w:rsid w:val="00D442C2"/>
    <w:rsid w:val="00D964BE"/>
    <w:rsid w:val="00DB2841"/>
    <w:rsid w:val="00DB6019"/>
    <w:rsid w:val="00DC3FA9"/>
    <w:rsid w:val="00DD6694"/>
    <w:rsid w:val="00DE53D2"/>
    <w:rsid w:val="00DF69E7"/>
    <w:rsid w:val="00E04055"/>
    <w:rsid w:val="00E04EC0"/>
    <w:rsid w:val="00E87930"/>
    <w:rsid w:val="00EB58D7"/>
    <w:rsid w:val="00ED4119"/>
    <w:rsid w:val="00EE3B55"/>
    <w:rsid w:val="00F346E1"/>
    <w:rsid w:val="00F61782"/>
    <w:rsid w:val="00F65FE6"/>
    <w:rsid w:val="00F71F05"/>
    <w:rsid w:val="00F83F42"/>
    <w:rsid w:val="00FE0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917E"/>
  <w15:chartTrackingRefBased/>
  <w15:docId w15:val="{C7CCF793-F67B-4BAB-93FF-C72A3ACA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52"/>
    <w:rPr>
      <w:rFonts w:eastAsiaTheme="minorEastAsia"/>
      <w:lang w:eastAsia="en-IN"/>
    </w:rPr>
  </w:style>
  <w:style w:type="paragraph" w:styleId="Heading1">
    <w:name w:val="heading 1"/>
    <w:basedOn w:val="Normal"/>
    <w:next w:val="Normal"/>
    <w:link w:val="Heading1Char"/>
    <w:uiPriority w:val="9"/>
    <w:qFormat/>
    <w:rsid w:val="00546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52"/>
    <w:rPr>
      <w:rFonts w:eastAsiaTheme="majorEastAsia" w:cstheme="majorBidi"/>
      <w:color w:val="272727" w:themeColor="text1" w:themeTint="D8"/>
    </w:rPr>
  </w:style>
  <w:style w:type="paragraph" w:styleId="Title">
    <w:name w:val="Title"/>
    <w:basedOn w:val="Normal"/>
    <w:next w:val="Normal"/>
    <w:link w:val="TitleChar"/>
    <w:uiPriority w:val="10"/>
    <w:qFormat/>
    <w:rsid w:val="00546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52"/>
    <w:pPr>
      <w:spacing w:before="160"/>
      <w:jc w:val="center"/>
    </w:pPr>
    <w:rPr>
      <w:i/>
      <w:iCs/>
      <w:color w:val="404040" w:themeColor="text1" w:themeTint="BF"/>
    </w:rPr>
  </w:style>
  <w:style w:type="character" w:customStyle="1" w:styleId="QuoteChar">
    <w:name w:val="Quote Char"/>
    <w:basedOn w:val="DefaultParagraphFont"/>
    <w:link w:val="Quote"/>
    <w:uiPriority w:val="29"/>
    <w:rsid w:val="00546152"/>
    <w:rPr>
      <w:i/>
      <w:iCs/>
      <w:color w:val="404040" w:themeColor="text1" w:themeTint="BF"/>
    </w:rPr>
  </w:style>
  <w:style w:type="paragraph" w:styleId="ListParagraph">
    <w:name w:val="List Paragraph"/>
    <w:basedOn w:val="Normal"/>
    <w:uiPriority w:val="34"/>
    <w:qFormat/>
    <w:rsid w:val="00546152"/>
    <w:pPr>
      <w:ind w:left="720"/>
      <w:contextualSpacing/>
    </w:pPr>
  </w:style>
  <w:style w:type="character" w:styleId="IntenseEmphasis">
    <w:name w:val="Intense Emphasis"/>
    <w:basedOn w:val="DefaultParagraphFont"/>
    <w:uiPriority w:val="21"/>
    <w:qFormat/>
    <w:rsid w:val="00546152"/>
    <w:rPr>
      <w:i/>
      <w:iCs/>
      <w:color w:val="0F4761" w:themeColor="accent1" w:themeShade="BF"/>
    </w:rPr>
  </w:style>
  <w:style w:type="paragraph" w:styleId="IntenseQuote">
    <w:name w:val="Intense Quote"/>
    <w:basedOn w:val="Normal"/>
    <w:next w:val="Normal"/>
    <w:link w:val="IntenseQuoteChar"/>
    <w:uiPriority w:val="30"/>
    <w:qFormat/>
    <w:rsid w:val="00546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52"/>
    <w:rPr>
      <w:i/>
      <w:iCs/>
      <w:color w:val="0F4761" w:themeColor="accent1" w:themeShade="BF"/>
    </w:rPr>
  </w:style>
  <w:style w:type="character" w:styleId="IntenseReference">
    <w:name w:val="Intense Reference"/>
    <w:basedOn w:val="DefaultParagraphFont"/>
    <w:uiPriority w:val="32"/>
    <w:qFormat/>
    <w:rsid w:val="00546152"/>
    <w:rPr>
      <w:b/>
      <w:bCs/>
      <w:smallCaps/>
      <w:color w:val="0F4761" w:themeColor="accent1" w:themeShade="BF"/>
      <w:spacing w:val="5"/>
    </w:rPr>
  </w:style>
  <w:style w:type="paragraph" w:styleId="NormalWeb">
    <w:name w:val="Normal (Web)"/>
    <w:basedOn w:val="Normal"/>
    <w:uiPriority w:val="99"/>
    <w:semiHidden/>
    <w:unhideWhenUsed/>
    <w:rsid w:val="00ED41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48E47E-404D-4457-AAF5-2EE6B0295ED3}">
  <ds:schemaRefs>
    <ds:schemaRef ds:uri="http://schemas.microsoft.com/sharepoint/v3/contenttype/forms"/>
  </ds:schemaRefs>
</ds:datastoreItem>
</file>

<file path=customXml/itemProps2.xml><?xml version="1.0" encoding="utf-8"?>
<ds:datastoreItem xmlns:ds="http://schemas.openxmlformats.org/officeDocument/2006/customXml" ds:itemID="{6C1C083C-1D74-4924-AF77-1889E1F35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D8EC5C-2BCD-44BC-941F-8E79E5EEE44F}">
  <ds:schemaRefs>
    <ds:schemaRef ds:uri="http://schemas.openxmlformats.org/officeDocument/2006/bibliography"/>
  </ds:schemaRefs>
</ds:datastoreItem>
</file>

<file path=customXml/itemProps4.xml><?xml version="1.0" encoding="utf-8"?>
<ds:datastoreItem xmlns:ds="http://schemas.openxmlformats.org/officeDocument/2006/customXml" ds:itemID="{3EAE85F2-67B2-44D2-940D-A9084F6F7A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17</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S0767518</dc:creator>
  <cp:keywords/>
  <dc:description/>
  <cp:lastModifiedBy>Dhiveyasree Z</cp:lastModifiedBy>
  <cp:revision>26</cp:revision>
  <dcterms:created xsi:type="dcterms:W3CDTF">2026-03-08T06:51:00Z</dcterms:created>
  <dcterms:modified xsi:type="dcterms:W3CDTF">2026-03-08T13:00:00Z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